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1642D" w:rsidR="002317D9" w:rsidP="00E6105E" w:rsidRDefault="0004628C" w14:paraId="022AD91B" w14:textId="5C74FC07">
      <w:pPr>
        <w:pStyle w:val="Title"/>
      </w:pPr>
      <w:r w:rsidRPr="0041642D">
        <w:t>Assessing the ability of probabilistic point-scale rainfall forecasts in predicti</w:t>
      </w:r>
      <w:r w:rsidR="00DE6D11">
        <w:t>ng</w:t>
      </w:r>
      <w:r w:rsidRPr="0041642D">
        <w:t xml:space="preserve"> flash floods: using historical </w:t>
      </w:r>
      <w:r w:rsidRPr="0041642D" w:rsidR="00FA3336">
        <w:t xml:space="preserve">flash flood </w:t>
      </w:r>
      <w:r w:rsidRPr="0041642D">
        <w:t xml:space="preserve">reports to refine </w:t>
      </w:r>
      <w:r w:rsidRPr="0041642D" w:rsidR="00C16C48">
        <w:t>predictions</w:t>
      </w:r>
    </w:p>
    <w:p w:rsidRPr="0041642D" w:rsidR="002317D9" w:rsidRDefault="00EE5237" w14:paraId="022AD91C" w14:textId="6FFD9F01">
      <w:pPr>
        <w:spacing w:before="0" w:line="240" w:lineRule="auto"/>
        <w:ind w:firstLine="0"/>
        <w:jc w:val="left"/>
        <w:rPr>
          <w:vertAlign w:val="superscript"/>
        </w:rPr>
      </w:pPr>
      <w:r w:rsidRPr="0041642D">
        <w:t>Fatima M. Pillosu</w:t>
      </w:r>
      <w:r w:rsidRPr="0041642D">
        <w:rPr>
          <w:vertAlign w:val="superscript"/>
        </w:rPr>
        <w:t>1,2</w:t>
      </w:r>
      <w:r w:rsidRPr="0041642D">
        <w:t>, Agathe Bucherie</w:t>
      </w:r>
      <w:r w:rsidRPr="0041642D">
        <w:rPr>
          <w:vertAlign w:val="superscript"/>
        </w:rPr>
        <w:t>3</w:t>
      </w:r>
      <w:r w:rsidRPr="0041642D">
        <w:t>,</w:t>
      </w:r>
      <w:r w:rsidR="00E60E64">
        <w:t xml:space="preserve"> </w:t>
      </w:r>
      <w:r w:rsidRPr="0041642D" w:rsidR="00E60E64">
        <w:t>Carolynne Hultquist</w:t>
      </w:r>
      <w:r w:rsidR="00E60E64">
        <w:rPr>
          <w:vertAlign w:val="superscript"/>
        </w:rPr>
        <w:t>6</w:t>
      </w:r>
      <w:r w:rsidR="00E60E64">
        <w:t xml:space="preserve">, </w:t>
      </w:r>
      <w:r w:rsidRPr="0041642D">
        <w:t>Andrew Kruczkiewicz</w:t>
      </w:r>
      <w:r w:rsidRPr="0041642D">
        <w:rPr>
          <w:vertAlign w:val="superscript"/>
        </w:rPr>
        <w:t>3,4</w:t>
      </w:r>
      <w:r w:rsidR="008307DE">
        <w:rPr>
          <w:vertAlign w:val="superscript"/>
        </w:rPr>
        <w:t>,5</w:t>
      </w:r>
      <w:r w:rsidRPr="0041642D">
        <w:t xml:space="preserve">, </w:t>
      </w:r>
      <w:r w:rsidRPr="0041642D" w:rsidR="00E60E64">
        <w:t>Calum Baugh</w:t>
      </w:r>
      <w:r w:rsidRPr="0041642D" w:rsidR="00E60E64">
        <w:rPr>
          <w:vertAlign w:val="superscript"/>
        </w:rPr>
        <w:t>2</w:t>
      </w:r>
      <w:r w:rsidR="00E60E64">
        <w:t xml:space="preserve">, </w:t>
      </w:r>
      <w:r w:rsidRPr="0041642D">
        <w:t>Humberto Vergara</w:t>
      </w:r>
      <w:r w:rsidR="00432FD5">
        <w:rPr>
          <w:vertAlign w:val="superscript"/>
        </w:rPr>
        <w:t>7</w:t>
      </w:r>
      <w:r w:rsidRPr="0041642D">
        <w:rPr>
          <w:vertAlign w:val="superscript"/>
        </w:rPr>
        <w:t>,</w:t>
      </w:r>
      <w:r w:rsidR="00432FD5">
        <w:rPr>
          <w:vertAlign w:val="superscript"/>
        </w:rPr>
        <w:t>8</w:t>
      </w:r>
      <w:r w:rsidRPr="0041642D">
        <w:t>, Florian Pappenberger</w:t>
      </w:r>
      <w:r w:rsidRPr="0041642D">
        <w:rPr>
          <w:vertAlign w:val="superscript"/>
        </w:rPr>
        <w:t>2</w:t>
      </w:r>
      <w:r w:rsidRPr="0041642D">
        <w:t>, Elisabeth Stephens</w:t>
      </w:r>
      <w:r w:rsidRPr="0041642D">
        <w:rPr>
          <w:vertAlign w:val="superscript"/>
        </w:rPr>
        <w:t>1,4,</w:t>
      </w:r>
      <w:r w:rsidR="00B30183">
        <w:rPr>
          <w:vertAlign w:val="superscript"/>
        </w:rPr>
        <w:t>9</w:t>
      </w:r>
      <w:r w:rsidRPr="0041642D">
        <w:t>, Christel Prudhomme</w:t>
      </w:r>
      <w:r w:rsidRPr="0041642D">
        <w:rPr>
          <w:vertAlign w:val="superscript"/>
        </w:rPr>
        <w:t>2,</w:t>
      </w:r>
      <w:r w:rsidR="00B30183">
        <w:rPr>
          <w:vertAlign w:val="superscript"/>
        </w:rPr>
        <w:t>10</w:t>
      </w:r>
      <w:r w:rsidRPr="0041642D">
        <w:rPr>
          <w:vertAlign w:val="superscript"/>
        </w:rPr>
        <w:t>,1</w:t>
      </w:r>
      <w:r w:rsidR="00B30183">
        <w:rPr>
          <w:vertAlign w:val="superscript"/>
        </w:rPr>
        <w:t>1</w:t>
      </w:r>
      <w:r w:rsidRPr="0041642D">
        <w:t>, Hannah L. Cloke</w:t>
      </w:r>
      <w:r w:rsidRPr="0041642D">
        <w:rPr>
          <w:vertAlign w:val="superscript"/>
        </w:rPr>
        <w:t>1,</w:t>
      </w:r>
      <w:r w:rsidR="00B30183">
        <w:rPr>
          <w:vertAlign w:val="superscript"/>
        </w:rPr>
        <w:t>9</w:t>
      </w:r>
      <w:r w:rsidRPr="0041642D">
        <w:rPr>
          <w:vertAlign w:val="superscript"/>
        </w:rPr>
        <w:t>,1</w:t>
      </w:r>
      <w:r w:rsidR="00B30183">
        <w:rPr>
          <w:vertAlign w:val="superscript"/>
        </w:rPr>
        <w:t>2</w:t>
      </w:r>
      <w:r w:rsidRPr="0041642D">
        <w:rPr>
          <w:vertAlign w:val="superscript"/>
        </w:rPr>
        <w:t>,1</w:t>
      </w:r>
      <w:r w:rsidR="00B30183">
        <w:rPr>
          <w:vertAlign w:val="superscript"/>
        </w:rPr>
        <w:t>3</w:t>
      </w:r>
    </w:p>
    <w:p w:rsidRPr="0041642D" w:rsidR="002317D9" w:rsidRDefault="00EE5237" w14:paraId="022AD91D" w14:textId="77777777">
      <w:pPr>
        <w:spacing w:before="120" w:line="240" w:lineRule="auto"/>
        <w:ind w:firstLine="0"/>
        <w:jc w:val="left"/>
        <w:rPr>
          <w:sz w:val="16"/>
          <w:szCs w:val="16"/>
        </w:rPr>
      </w:pPr>
      <w:r w:rsidRPr="0041642D">
        <w:rPr>
          <w:sz w:val="16"/>
          <w:szCs w:val="16"/>
          <w:vertAlign w:val="superscript"/>
        </w:rPr>
        <w:t xml:space="preserve">1 </w:t>
      </w:r>
      <w:r w:rsidRPr="0041642D">
        <w:rPr>
          <w:sz w:val="16"/>
          <w:szCs w:val="16"/>
        </w:rPr>
        <w:t>Department of Geography and Environmental Science, University of Reading, Reading, UK</w:t>
      </w:r>
    </w:p>
    <w:p w:rsidRPr="0041642D" w:rsidR="002317D9" w:rsidRDefault="00EE5237" w14:paraId="022AD91E" w14:textId="77777777">
      <w:pPr>
        <w:spacing w:before="0" w:line="240" w:lineRule="auto"/>
        <w:ind w:firstLine="0"/>
        <w:jc w:val="left"/>
        <w:rPr>
          <w:sz w:val="16"/>
          <w:szCs w:val="16"/>
        </w:rPr>
      </w:pPr>
      <w:r w:rsidRPr="0041642D">
        <w:rPr>
          <w:sz w:val="16"/>
          <w:szCs w:val="16"/>
          <w:vertAlign w:val="superscript"/>
        </w:rPr>
        <w:t xml:space="preserve">2 </w:t>
      </w:r>
      <w:r w:rsidRPr="0041642D">
        <w:rPr>
          <w:sz w:val="16"/>
          <w:szCs w:val="16"/>
        </w:rPr>
        <w:t>Forecast Department, European Centre for Medium-range Weather Forecasts, Reading, UK</w:t>
      </w:r>
    </w:p>
    <w:p w:rsidRPr="0041642D" w:rsidR="002317D9" w:rsidRDefault="00EE5237" w14:paraId="022AD91F" w14:textId="77777777">
      <w:pPr>
        <w:spacing w:before="0" w:line="240" w:lineRule="auto"/>
        <w:ind w:firstLine="0"/>
        <w:jc w:val="left"/>
        <w:rPr>
          <w:sz w:val="16"/>
          <w:szCs w:val="16"/>
        </w:rPr>
      </w:pPr>
      <w:r w:rsidRPr="0041642D">
        <w:rPr>
          <w:sz w:val="16"/>
          <w:szCs w:val="16"/>
          <w:vertAlign w:val="superscript"/>
        </w:rPr>
        <w:t>3</w:t>
      </w:r>
      <w:r w:rsidRPr="0041642D">
        <w:rPr>
          <w:sz w:val="16"/>
          <w:szCs w:val="16"/>
        </w:rPr>
        <w:t xml:space="preserve"> International Research Institute for Climate and Society (IRI), Columbia Climate School, New York, USA</w:t>
      </w:r>
    </w:p>
    <w:p w:rsidR="002317D9" w:rsidRDefault="00EE5237" w14:paraId="022AD920" w14:textId="77777777">
      <w:pPr>
        <w:spacing w:before="0" w:line="240" w:lineRule="auto"/>
        <w:ind w:firstLine="0"/>
        <w:jc w:val="left"/>
        <w:rPr>
          <w:sz w:val="16"/>
          <w:szCs w:val="16"/>
        </w:rPr>
      </w:pPr>
      <w:r w:rsidRPr="0041642D">
        <w:rPr>
          <w:sz w:val="16"/>
          <w:szCs w:val="16"/>
          <w:vertAlign w:val="superscript"/>
        </w:rPr>
        <w:t>4</w:t>
      </w:r>
      <w:r w:rsidRPr="0041642D">
        <w:rPr>
          <w:sz w:val="16"/>
          <w:szCs w:val="16"/>
        </w:rPr>
        <w:t xml:space="preserve"> Red Cross Red Crescent Climate Centre, The Hague, The Netherlands</w:t>
      </w:r>
    </w:p>
    <w:p w:rsidRPr="0041642D" w:rsidR="00CF1A48" w:rsidRDefault="00CF1A48" w14:paraId="1788285A" w14:textId="19A01999">
      <w:pPr>
        <w:spacing w:before="0" w:line="240" w:lineRule="auto"/>
        <w:ind w:firstLine="0"/>
        <w:jc w:val="left"/>
        <w:rPr>
          <w:sz w:val="16"/>
          <w:szCs w:val="16"/>
        </w:rPr>
      </w:pPr>
      <w:r>
        <w:rPr>
          <w:sz w:val="16"/>
          <w:szCs w:val="16"/>
          <w:vertAlign w:val="superscript"/>
        </w:rPr>
        <w:t>5</w:t>
      </w:r>
      <w:r w:rsidRPr="0041642D">
        <w:rPr>
          <w:sz w:val="16"/>
          <w:szCs w:val="16"/>
        </w:rPr>
        <w:t xml:space="preserve"> </w:t>
      </w:r>
      <w:r w:rsidRPr="00CF1A48">
        <w:rPr>
          <w:sz w:val="16"/>
          <w:szCs w:val="16"/>
        </w:rPr>
        <w:t>Faculty of Geo-Information Science and Earth Observation, University of Twente, Enschede, The Netherlands</w:t>
      </w:r>
    </w:p>
    <w:p w:rsidRPr="0041642D" w:rsidR="002317D9" w:rsidRDefault="00432FD5" w14:paraId="022AD921" w14:textId="2BE8CBCB">
      <w:pPr>
        <w:spacing w:before="0" w:line="240" w:lineRule="auto"/>
        <w:ind w:firstLine="0"/>
        <w:jc w:val="left"/>
        <w:rPr>
          <w:sz w:val="16"/>
          <w:szCs w:val="16"/>
        </w:rPr>
      </w:pPr>
      <w:r>
        <w:rPr>
          <w:sz w:val="16"/>
          <w:szCs w:val="16"/>
          <w:vertAlign w:val="superscript"/>
        </w:rPr>
        <w:t>6</w:t>
      </w:r>
      <w:r w:rsidRPr="0041642D" w:rsidR="00EE5237">
        <w:rPr>
          <w:sz w:val="16"/>
          <w:szCs w:val="16"/>
        </w:rPr>
        <w:t xml:space="preserve"> Center for International Earth Science Information Network (CIESIN), Columbia Climate School, New York, USA</w:t>
      </w:r>
    </w:p>
    <w:p w:rsidRPr="0041642D" w:rsidR="002317D9" w:rsidRDefault="00432FD5" w14:paraId="022AD922" w14:textId="39A2A459">
      <w:pPr>
        <w:spacing w:before="0" w:line="240" w:lineRule="auto"/>
        <w:ind w:firstLine="0"/>
        <w:jc w:val="left"/>
        <w:rPr>
          <w:sz w:val="16"/>
          <w:szCs w:val="16"/>
        </w:rPr>
      </w:pPr>
      <w:r>
        <w:rPr>
          <w:sz w:val="16"/>
          <w:szCs w:val="16"/>
          <w:vertAlign w:val="superscript"/>
        </w:rPr>
        <w:t>7</w:t>
      </w:r>
      <w:r w:rsidRPr="0041642D" w:rsidR="00EE5237">
        <w:rPr>
          <w:sz w:val="16"/>
          <w:szCs w:val="16"/>
        </w:rPr>
        <w:t xml:space="preserve"> Cooperative Institute for Mesoscale Meteorological Studies (CIMMS), The University of Oklahoma, Norman, OK</w:t>
      </w:r>
    </w:p>
    <w:p w:rsidRPr="0041642D" w:rsidR="002317D9" w:rsidRDefault="00432FD5" w14:paraId="022AD923" w14:textId="6360D187">
      <w:pPr>
        <w:spacing w:before="0" w:line="240" w:lineRule="auto"/>
        <w:ind w:firstLine="0"/>
        <w:jc w:val="left"/>
        <w:rPr>
          <w:sz w:val="16"/>
          <w:szCs w:val="16"/>
        </w:rPr>
      </w:pPr>
      <w:r>
        <w:rPr>
          <w:sz w:val="16"/>
          <w:szCs w:val="16"/>
          <w:vertAlign w:val="superscript"/>
        </w:rPr>
        <w:t>8</w:t>
      </w:r>
      <w:r w:rsidRPr="0041642D" w:rsidR="00EE5237">
        <w:rPr>
          <w:sz w:val="16"/>
          <w:szCs w:val="16"/>
        </w:rPr>
        <w:t xml:space="preserve"> NOAA National Severe Storms Laboratory (NSSL), Norman, OK</w:t>
      </w:r>
    </w:p>
    <w:p w:rsidRPr="0041642D" w:rsidR="002317D9" w:rsidRDefault="00B30183" w14:paraId="022AD924" w14:textId="0E0AAD41">
      <w:pPr>
        <w:spacing w:before="0" w:line="240" w:lineRule="auto"/>
        <w:ind w:firstLine="0"/>
        <w:jc w:val="left"/>
        <w:rPr>
          <w:sz w:val="16"/>
          <w:szCs w:val="16"/>
        </w:rPr>
      </w:pPr>
      <w:r>
        <w:rPr>
          <w:sz w:val="16"/>
          <w:szCs w:val="16"/>
          <w:vertAlign w:val="superscript"/>
        </w:rPr>
        <w:t>9</w:t>
      </w:r>
      <w:r w:rsidRPr="0041642D" w:rsidR="00EE5237">
        <w:rPr>
          <w:sz w:val="16"/>
          <w:szCs w:val="16"/>
          <w:vertAlign w:val="superscript"/>
        </w:rPr>
        <w:t xml:space="preserve"> </w:t>
      </w:r>
      <w:r w:rsidRPr="0041642D" w:rsidR="00EE5237">
        <w:rPr>
          <w:sz w:val="16"/>
          <w:szCs w:val="16"/>
        </w:rPr>
        <w:t>Department of Meteorology, University of Reading, Reading, UK</w:t>
      </w:r>
    </w:p>
    <w:p w:rsidRPr="0041642D" w:rsidR="002317D9" w:rsidRDefault="00B30183" w14:paraId="022AD925" w14:textId="53944774">
      <w:pPr>
        <w:spacing w:before="0" w:line="240" w:lineRule="auto"/>
        <w:ind w:firstLine="0"/>
        <w:jc w:val="left"/>
        <w:rPr>
          <w:sz w:val="16"/>
          <w:szCs w:val="16"/>
        </w:rPr>
      </w:pPr>
      <w:r>
        <w:rPr>
          <w:sz w:val="16"/>
          <w:szCs w:val="16"/>
          <w:vertAlign w:val="superscript"/>
        </w:rPr>
        <w:t>10</w:t>
      </w:r>
      <w:r w:rsidRPr="0041642D" w:rsidR="00EE5237">
        <w:rPr>
          <w:sz w:val="16"/>
          <w:szCs w:val="16"/>
          <w:vertAlign w:val="superscript"/>
        </w:rPr>
        <w:t xml:space="preserve"> </w:t>
      </w:r>
      <w:r w:rsidRPr="0041642D" w:rsidR="00EE5237">
        <w:rPr>
          <w:sz w:val="16"/>
          <w:szCs w:val="16"/>
        </w:rPr>
        <w:t>Department of Geography and Environment, University of Loughborough, Loughborough, UK</w:t>
      </w:r>
    </w:p>
    <w:p w:rsidRPr="0041642D" w:rsidR="002317D9" w:rsidRDefault="00EE5237" w14:paraId="022AD926" w14:textId="0E148449">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1</w:t>
      </w:r>
      <w:r w:rsidRPr="0041642D">
        <w:rPr>
          <w:sz w:val="16"/>
          <w:szCs w:val="16"/>
          <w:vertAlign w:val="superscript"/>
        </w:rPr>
        <w:t xml:space="preserve"> </w:t>
      </w:r>
      <w:r w:rsidRPr="0041642D">
        <w:rPr>
          <w:sz w:val="16"/>
          <w:szCs w:val="16"/>
        </w:rPr>
        <w:t>UK Centre for Ecology and Hydrology, Wallingford, United Kingdom</w:t>
      </w:r>
    </w:p>
    <w:p w:rsidRPr="0041642D" w:rsidR="002317D9" w:rsidRDefault="00EE5237" w14:paraId="022AD927" w14:textId="585D34D8">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2</w:t>
      </w:r>
      <w:r w:rsidRPr="0041642D">
        <w:rPr>
          <w:sz w:val="16"/>
          <w:szCs w:val="16"/>
          <w:vertAlign w:val="superscript"/>
        </w:rPr>
        <w:t xml:space="preserve"> </w:t>
      </w:r>
      <w:r w:rsidRPr="0041642D">
        <w:rPr>
          <w:sz w:val="16"/>
          <w:szCs w:val="16"/>
        </w:rPr>
        <w:t>Department of Earth Sciences, Air, Water and Landscape Science, Uppsala University, Sweden</w:t>
      </w:r>
    </w:p>
    <w:p w:rsidRPr="0041642D" w:rsidR="002317D9" w:rsidRDefault="00EE5237" w14:paraId="022AD928" w14:textId="1B280516">
      <w:pPr>
        <w:spacing w:before="0" w:line="240" w:lineRule="auto"/>
        <w:ind w:firstLine="0"/>
        <w:jc w:val="left"/>
        <w:rPr>
          <w:b/>
          <w:sz w:val="16"/>
          <w:szCs w:val="16"/>
          <w:vertAlign w:val="superscript"/>
        </w:rPr>
      </w:pPr>
      <w:r w:rsidRPr="0041642D">
        <w:rPr>
          <w:sz w:val="16"/>
          <w:szCs w:val="16"/>
          <w:vertAlign w:val="superscript"/>
        </w:rPr>
        <w:t>1</w:t>
      </w:r>
      <w:r w:rsidR="00B30183">
        <w:rPr>
          <w:sz w:val="16"/>
          <w:szCs w:val="16"/>
          <w:vertAlign w:val="superscript"/>
        </w:rPr>
        <w:t>3</w:t>
      </w:r>
      <w:r w:rsidRPr="0041642D">
        <w:rPr>
          <w:sz w:val="16"/>
          <w:szCs w:val="16"/>
          <w:vertAlign w:val="superscript"/>
        </w:rPr>
        <w:t xml:space="preserve"> </w:t>
      </w:r>
      <w:r w:rsidRPr="0041642D">
        <w:rPr>
          <w:sz w:val="16"/>
          <w:szCs w:val="16"/>
        </w:rPr>
        <w:t>Centre of Natural Hazards and Disaster Science, CNDS, Sweden</w:t>
      </w:r>
    </w:p>
    <w:p w:rsidRPr="0041642D" w:rsidR="002317D9" w:rsidRDefault="00EE5237" w14:paraId="022AD929" w14:textId="77777777">
      <w:pPr>
        <w:pBdr>
          <w:top w:val="nil"/>
          <w:left w:val="nil"/>
          <w:bottom w:val="nil"/>
          <w:right w:val="nil"/>
          <w:between w:val="nil"/>
        </w:pBdr>
        <w:spacing w:before="120" w:line="240" w:lineRule="auto"/>
        <w:ind w:firstLine="0"/>
        <w:rPr>
          <w:color w:val="000000"/>
        </w:rPr>
      </w:pPr>
      <w:r w:rsidRPr="0041642D">
        <w:rPr>
          <w:b/>
          <w:color w:val="000000"/>
        </w:rPr>
        <w:t xml:space="preserve">Correspondence: </w:t>
      </w:r>
      <w:r w:rsidRPr="0041642D">
        <w:rPr>
          <w:color w:val="000000"/>
        </w:rPr>
        <w:t>Fatima M. Pillosu</w:t>
      </w:r>
      <w:r w:rsidRPr="0041642D">
        <w:rPr>
          <w:b/>
          <w:color w:val="000000"/>
        </w:rPr>
        <w:t xml:space="preserve"> </w:t>
      </w:r>
      <w:r w:rsidRPr="0041642D">
        <w:rPr>
          <w:color w:val="000000"/>
        </w:rPr>
        <w:t>(</w:t>
      </w:r>
      <w:hyperlink r:id="rId8">
        <w:r w:rsidRPr="0041642D">
          <w:rPr>
            <w:color w:val="0563C1"/>
            <w:u w:val="single"/>
          </w:rPr>
          <w:t>fatima.pillosu@ecmwf.int</w:t>
        </w:r>
      </w:hyperlink>
      <w:r w:rsidRPr="0041642D">
        <w:rPr>
          <w:color w:val="000000"/>
        </w:rPr>
        <w:t>)</w:t>
      </w:r>
    </w:p>
    <w:p w:rsidRPr="0095156D" w:rsidR="00E61410" w:rsidP="00246C95" w:rsidRDefault="00EE5237" w14:paraId="0365D705" w14:textId="0BDEA8BA">
      <w:pPr>
        <w:spacing w:before="240" w:line="240" w:lineRule="auto"/>
        <w:ind w:firstLine="0"/>
        <w:rPr>
          <w:bCs/>
        </w:rPr>
      </w:pPr>
      <w:r w:rsidRPr="0041642D">
        <w:rPr>
          <w:b/>
        </w:rPr>
        <w:t>Abstract.</w:t>
      </w:r>
      <w:r w:rsidRPr="00565966">
        <w:rPr>
          <w:bCs/>
        </w:rPr>
        <w:t xml:space="preserve"> </w:t>
      </w:r>
      <w:r w:rsidRPr="00D70DE6" w:rsidR="00D70DE6">
        <w:rPr>
          <w:bCs/>
        </w:rPr>
        <w:t>Globally, flash floods are one of the most costly natural hazards for property damage and loss of life. The low prediction accuracy for forecast lead times beyond a few hours limits the use of flash flood forecasts in early warning systems. This study presents the verification results of a new flash flood forecasting system based on “ecPoint” rainfall forecasts using ECMWF ensemble forecasts (ENS) as a benchmark. A one-year verification for 2020 is carried out in Ecuador, whose varied climatology made it an attractive site for verification. The recent development of a detailed flash flood database in Ecuador enabled this verification analysis. The original contribution to knowledge is the identification of scenarios in which the use of ecPoint provides better flash flood guidance than other forecasting systems, enabling more informed decision making around flash flood events. Data suggests that ecPoint outperforms ENS in areas where rainfall originates from small-scale convective systems;</w:t>
      </w:r>
      <w:r w:rsidR="00D70DE6">
        <w:rPr>
          <w:bCs/>
        </w:rPr>
        <w:t xml:space="preserve"> </w:t>
      </w:r>
      <w:r w:rsidRPr="00D70DE6" w:rsidR="00D70DE6">
        <w:rPr>
          <w:bCs/>
        </w:rPr>
        <w:t>where rainfall originates from large-scale convective systems, ecPoint and ENS skills are comparable</w:t>
      </w:r>
      <w:r w:rsidR="00D70DE6">
        <w:rPr>
          <w:bCs/>
        </w:rPr>
        <w:t xml:space="preserve"> with the exception of corr</w:t>
      </w:r>
      <w:r w:rsidR="00FE55D6">
        <w:rPr>
          <w:bCs/>
        </w:rPr>
        <w:t xml:space="preserve">ections </w:t>
      </w:r>
      <w:r w:rsidR="00875939">
        <w:rPr>
          <w:bCs/>
        </w:rPr>
        <w:t xml:space="preserve">of </w:t>
      </w:r>
      <w:r w:rsidR="00FE55D6">
        <w:rPr>
          <w:bCs/>
        </w:rPr>
        <w:t>errors in rainfall’s diurnal cycle</w:t>
      </w:r>
      <w:r w:rsidRPr="00D70DE6" w:rsidR="00D70DE6">
        <w:rPr>
          <w:bCs/>
        </w:rPr>
        <w:t>. This study also contributes a new methodology to define the average rainfall event that can cause flash floods when no point rainfall observations (e.g., rain gauges) are available, by using short-term ecPoint forecasts as a proxy for point rainfall observations. This new method us to verify flash flood forecasts and develop warning systems that will help decision-makers mitigate the effects of flash floods in regions with poor rainfall observation coverage.</w:t>
      </w:r>
    </w:p>
    <w:p w:rsidRPr="0041642D" w:rsidR="002317D9" w:rsidP="00246C95" w:rsidRDefault="00EE5237" w14:paraId="022AD92B" w14:textId="18BF5412">
      <w:pPr>
        <w:spacing w:before="240" w:line="240" w:lineRule="auto"/>
        <w:ind w:firstLine="0"/>
      </w:pPr>
      <w:bookmarkStart w:name="_gjdgxs" w:colFirst="0" w:colLast="0" w:id="0"/>
      <w:bookmarkEnd w:id="0"/>
      <w:r w:rsidRPr="0041642D">
        <w:rPr>
          <w:b/>
        </w:rPr>
        <w:t xml:space="preserve">Keywords. </w:t>
      </w:r>
      <w:r w:rsidRPr="0041642D">
        <w:t xml:space="preserve">Flash flood forecasting, </w:t>
      </w:r>
      <w:r w:rsidR="00724DB3">
        <w:t xml:space="preserve">historical </w:t>
      </w:r>
      <w:r w:rsidRPr="0041642D">
        <w:t xml:space="preserve">flash flood </w:t>
      </w:r>
      <w:r w:rsidR="00724DB3">
        <w:t>reports</w:t>
      </w:r>
      <w:r w:rsidRPr="0041642D">
        <w:t>, ecPoint.</w:t>
      </w:r>
    </w:p>
    <w:p w:rsidRPr="0041642D" w:rsidR="00C959F4" w:rsidP="00C959F4" w:rsidRDefault="00EE5237" w14:paraId="6D7E87DA" w14:textId="68C202C2">
      <w:pPr>
        <w:pStyle w:val="Title"/>
        <w:rPr>
          <w:b w:val="0"/>
          <w:sz w:val="20"/>
          <w:szCs w:val="20"/>
        </w:rPr>
      </w:pPr>
      <w:r w:rsidRPr="0041642D">
        <w:rPr>
          <w:b w:val="0"/>
          <w:sz w:val="20"/>
          <w:szCs w:val="20"/>
        </w:rPr>
        <w:t>_______________________________________________________________________________________________</w:t>
      </w:r>
      <w:r w:rsidRPr="0041642D" w:rsidR="00C16C48">
        <w:rPr>
          <w:b w:val="0"/>
          <w:sz w:val="20"/>
          <w:szCs w:val="20"/>
        </w:rPr>
        <w:t>_</w:t>
      </w:r>
    </w:p>
    <w:p w:rsidRPr="0041642D" w:rsidR="002317D9" w:rsidP="00232F0C" w:rsidRDefault="00EE5237" w14:paraId="022AD92D" w14:textId="4900E65A">
      <w:pPr>
        <w:pStyle w:val="Heading1"/>
        <w:numPr>
          <w:ilvl w:val="0"/>
          <w:numId w:val="6"/>
        </w:numPr>
      </w:pPr>
      <w:bookmarkStart w:name="_30j0zll" w:colFirst="0" w:colLast="0" w:id="1"/>
      <w:bookmarkEnd w:id="1"/>
      <w:r w:rsidRPr="0041642D">
        <w:t>Introduction</w:t>
      </w:r>
    </w:p>
    <w:p w:rsidRPr="0041642D" w:rsidR="00825DAF" w:rsidP="006D63BC" w:rsidRDefault="00EE5237" w14:paraId="1F6DE180" w14:textId="1327EB52">
      <w:r w:rsidRPr="0041642D">
        <w:t xml:space="preserve">Flash floods </w:t>
      </w:r>
      <w:r w:rsidRPr="0041642D" w:rsidR="00B51485">
        <w:t xml:space="preserve">are one of the most </w:t>
      </w:r>
      <w:r w:rsidRPr="0041642D" w:rsidR="00CE2F7A">
        <w:t xml:space="preserve">concerning types of natural </w:t>
      </w:r>
      <w:r w:rsidRPr="0041642D" w:rsidR="00015462">
        <w:t>hazards</w:t>
      </w:r>
      <w:r w:rsidRPr="0041642D" w:rsidR="00B7498D">
        <w:t xml:space="preserve"> in Ecuador</w:t>
      </w:r>
      <w:r w:rsidRPr="0041642D" w:rsidR="00382251">
        <w:t xml:space="preserve"> </w:t>
      </w:r>
      <w:r w:rsidRPr="0041642D" w:rsidR="000746FD">
        <w:t>as the</w:t>
      </w:r>
      <w:r w:rsidRPr="0041642D" w:rsidR="00E34FB5">
        <w:t>ir</w:t>
      </w:r>
      <w:r w:rsidRPr="0041642D" w:rsidR="000746FD">
        <w:t xml:space="preserve"> unexpected</w:t>
      </w:r>
      <w:r w:rsidRPr="0041642D" w:rsidR="00AE5FDA">
        <w:t xml:space="preserve">, </w:t>
      </w:r>
      <w:r w:rsidRPr="0041642D" w:rsidR="000746FD">
        <w:t>rapidly evolving</w:t>
      </w:r>
      <w:r w:rsidRPr="0041642D" w:rsidR="00AE5FDA">
        <w:t>, and difficult to predict</w:t>
      </w:r>
      <w:r w:rsidRPr="0041642D" w:rsidR="000746FD">
        <w:t xml:space="preserve"> </w:t>
      </w:r>
      <w:r w:rsidRPr="0041642D" w:rsidR="00E34FB5">
        <w:t>features</w:t>
      </w:r>
      <w:r w:rsidRPr="0041642D" w:rsidR="000746FD">
        <w:t xml:space="preserve"> </w:t>
      </w:r>
      <w:r w:rsidRPr="0041642D" w:rsidR="003E562B">
        <w:t>can</w:t>
      </w:r>
      <w:r w:rsidRPr="0041642D" w:rsidR="00537D68">
        <w:t xml:space="preserve"> cause</w:t>
      </w:r>
      <w:r w:rsidRPr="0041642D" w:rsidR="003E562B">
        <w:t xml:space="preserve"> </w:t>
      </w:r>
      <w:r w:rsidRPr="0041642D" w:rsidR="000746FD">
        <w:t xml:space="preserve">severe </w:t>
      </w:r>
      <w:r w:rsidRPr="0041642D" w:rsidR="00537D68">
        <w:t>distress in</w:t>
      </w:r>
      <w:r w:rsidRPr="0041642D" w:rsidR="000746FD">
        <w:t xml:space="preserve"> </w:t>
      </w:r>
      <w:r w:rsidRPr="0041642D" w:rsidR="003E562B">
        <w:t xml:space="preserve">the </w:t>
      </w:r>
      <w:r w:rsidRPr="0041642D" w:rsidR="00537D68">
        <w:t>affected</w:t>
      </w:r>
      <w:r w:rsidRPr="0041642D" w:rsidR="003E562B">
        <w:t xml:space="preserve"> areas</w:t>
      </w:r>
      <w:r w:rsidRPr="0041642D" w:rsidR="00846BF9">
        <w:t>.</w:t>
      </w:r>
      <w:r w:rsidRPr="0041642D" w:rsidR="00825DAF">
        <w:t xml:space="preserve"> </w:t>
      </w:r>
      <w:commentRangeStart w:id="2"/>
      <w:r w:rsidRPr="0041642D" w:rsidR="00825DAF">
        <w:t xml:space="preserve">While there are no official statistics describing the occurrence of flash floods in Ecuador, a recent study analysing historical disaster reports has shown that about 60% of flood reports could represent flash flood events </w:t>
      </w:r>
      <w:r w:rsidRPr="0041642D" w:rsidR="00825DAF">
        <w:fldChar w:fldCharType="begin" w:fldLock="1"/>
      </w:r>
      <w:r w:rsidRPr="0041642D" w:rsidR="002D777B">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Pr="0041642D" w:rsidR="00825DAF">
        <w:fldChar w:fldCharType="separate"/>
      </w:r>
      <w:r w:rsidRPr="0041642D" w:rsidR="00486BB0">
        <w:rPr>
          <w:noProof/>
        </w:rPr>
        <w:t>(Kruczkiewicz et al. 2021b)</w:t>
      </w:r>
      <w:r w:rsidRPr="0041642D" w:rsidR="00825DAF">
        <w:fldChar w:fldCharType="end"/>
      </w:r>
      <w:r w:rsidRPr="0041642D" w:rsidR="00825DAF">
        <w:t>. Furthermore, humanitarian and news reports from specialized websites such as FloodList</w:t>
      </w:r>
      <w:r w:rsidRPr="0041642D" w:rsidR="00825DAF">
        <w:rPr>
          <w:rStyle w:val="FootnoteReference"/>
        </w:rPr>
        <w:footnoteReference w:id="2"/>
      </w:r>
      <w:r w:rsidRPr="0041642D" w:rsidR="00825DAF">
        <w:t xml:space="preserve"> and Reliefweb</w:t>
      </w:r>
      <w:r w:rsidRPr="0041642D" w:rsidR="00825DAF">
        <w:rPr>
          <w:rStyle w:val="FootnoteReference"/>
        </w:rPr>
        <w:footnoteReference w:id="3"/>
      </w:r>
      <w:r w:rsidRPr="0041642D" w:rsidR="00825DAF">
        <w:t xml:space="preserve"> suggest that flash floods are one of the most recurrent and damaging type of floods in the country.</w:t>
      </w:r>
      <w:commentRangeEnd w:id="2"/>
      <w:r w:rsidRPr="0041642D" w:rsidR="00825DAF">
        <w:rPr>
          <w:rStyle w:val="CommentReference"/>
        </w:rPr>
        <w:commentReference w:id="2"/>
      </w:r>
      <w:r w:rsidRPr="0041642D" w:rsidR="00825DAF">
        <w:t xml:space="preserve"> </w:t>
      </w:r>
      <w:r w:rsidRPr="0041642D" w:rsidR="00846BF9">
        <w:t xml:space="preserve">Ecuador is one of many countries that face flash flood risk. </w:t>
      </w:r>
      <w:r w:rsidRPr="0041642D">
        <w:t>Globally, flash floods account for ~85% of all types of floods</w:t>
      </w:r>
      <w:r w:rsidRPr="0041642D" w:rsidR="001E1A6C">
        <w:t>. With more than</w:t>
      </w:r>
      <w:r w:rsidRPr="0041642D" w:rsidR="00867609">
        <w:t xml:space="preserve"> 5000 fatalities every year </w:t>
      </w:r>
      <w:r w:rsidRPr="0041642D" w:rsidR="006A6D30">
        <w:fldChar w:fldCharType="begin" w:fldLock="1"/>
      </w:r>
      <w:r w:rsidRPr="0041642D" w:rsidR="002D777B">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Pr="0041642D" w:rsidR="006A6D30">
        <w:fldChar w:fldCharType="separate"/>
      </w:r>
      <w:r w:rsidRPr="0041642D" w:rsidR="00486BB0">
        <w:rPr>
          <w:noProof/>
        </w:rPr>
        <w:t>(Dordevic et al. 2020)</w:t>
      </w:r>
      <w:r w:rsidRPr="0041642D" w:rsidR="006A6D30">
        <w:fldChar w:fldCharType="end"/>
      </w:r>
      <w:r w:rsidRPr="0041642D" w:rsidR="001E1A6C">
        <w:t xml:space="preserve">, </w:t>
      </w:r>
      <w:r w:rsidRPr="0041642D" w:rsidR="00676ABD">
        <w:t>flash floods</w:t>
      </w:r>
      <w:r w:rsidRPr="0041642D" w:rsidR="004159B0">
        <w:t xml:space="preserve"> </w:t>
      </w:r>
      <w:r w:rsidRPr="0041642D" w:rsidR="00FA07C7">
        <w:t xml:space="preserve">also </w:t>
      </w:r>
      <w:r w:rsidRPr="0041642D" w:rsidR="003D3FF5">
        <w:t>have the highest mortality rate</w:t>
      </w:r>
      <w:r w:rsidRPr="0041642D" w:rsidR="004E7828">
        <w:t xml:space="preserve"> amongst other types of flood</w:t>
      </w:r>
      <w:r w:rsidRPr="0041642D" w:rsidR="00FC7216">
        <w:t xml:space="preserve"> </w:t>
      </w:r>
      <w:r w:rsidRPr="0041642D" w:rsidR="003D3FF5">
        <w:fldChar w:fldCharType="begin" w:fldLock="1"/>
      </w:r>
      <w:r w:rsidRPr="0041642D" w:rsidR="002D777B">
        <w:instrText>ADDIN CSL_CITATION {"citationItems":[{"id":"ITEM-1","itemData":{"DOI":"10.1111/j.1753-318x.2008.00006.x","author":[{"dropping-particle":"","family":"Jonkman","given":"S.N.","non-dropping-particle":"","parse-names":false,"suffix":""},{"dropping-particle":"","family":"Vrijling","given":"J.K.","non-dropping-particle":"","parse-names":false,"suffix":""}],"container-title":"Journal of Flood Risk Management","id":"ITEM-1","issue":"1","issued":{"date-parts":[["2008"]]},"page":"43-56","title":"Loss of life due to floods","type":"article-journal","volume":"1"},"uris":["http://www.mendeley.com/documents/?uuid=24bc3e8e-179f-463b-aaaa-39243329fabc"]}],"mendeley":{"formattedCitation":"(Jonkman and Vrijling 2008)","plainTextFormattedCitation":"(Jonkman and Vrijling 2008)","previouslyFormattedCitation":"(Jonkman and Vrijling 2008)"},"properties":{"noteIndex":0},"schema":"https://github.com/citation-style-language/schema/raw/master/csl-citation.json"}</w:instrText>
      </w:r>
      <w:r w:rsidRPr="0041642D" w:rsidR="003D3FF5">
        <w:fldChar w:fldCharType="separate"/>
      </w:r>
      <w:r w:rsidRPr="0041642D" w:rsidR="00486BB0">
        <w:rPr>
          <w:noProof/>
        </w:rPr>
        <w:t>(Jonkman and Vrijling 2008)</w:t>
      </w:r>
      <w:r w:rsidRPr="0041642D" w:rsidR="003D3FF5">
        <w:fldChar w:fldCharType="end"/>
      </w:r>
      <w:r w:rsidRPr="0041642D" w:rsidR="00867609">
        <w:t>.</w:t>
      </w:r>
      <w:r w:rsidRPr="0041642D" w:rsidR="00F40EC0">
        <w:t xml:space="preserve"> </w:t>
      </w:r>
      <w:r w:rsidRPr="0041642D">
        <w:t xml:space="preserve">Flash floods also have severe social, economic, and environmental impacts due to the increased vulnerability of people living </w:t>
      </w:r>
      <w:r w:rsidRPr="0041642D">
        <w:lastRenderedPageBreak/>
        <w:t xml:space="preserve">and having economic activities in flood-prone areas and cities </w:t>
      </w:r>
      <w:r w:rsidRPr="0041642D" w:rsidR="00B711D4">
        <w:fldChar w:fldCharType="begin" w:fldLock="1"/>
      </w:r>
      <w:r w:rsidRPr="0041642D" w:rsidR="002D777B">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Pr="0041642D" w:rsidR="00B711D4">
        <w:fldChar w:fldCharType="separate"/>
      </w:r>
      <w:r w:rsidRPr="0041642D" w:rsidR="00486BB0">
        <w:rPr>
          <w:noProof/>
        </w:rPr>
        <w:t>(Dordevic et al. 2020)</w:t>
      </w:r>
      <w:r w:rsidRPr="0041642D" w:rsidR="00B711D4">
        <w:fldChar w:fldCharType="end"/>
      </w:r>
      <w:r w:rsidRPr="0041642D" w:rsidR="00B711D4">
        <w:t>.</w:t>
      </w:r>
      <w:r w:rsidRPr="0041642D">
        <w:t xml:space="preserve"> Such impacts are exacerbated in </w:t>
      </w:r>
      <w:r w:rsidRPr="0041642D" w:rsidR="008F78DA">
        <w:t>low-income</w:t>
      </w:r>
      <w:r w:rsidRPr="0041642D">
        <w:t xml:space="preserve"> countries that have few</w:t>
      </w:r>
      <w:r w:rsidRPr="0041642D" w:rsidR="008F78DA">
        <w:t>er</w:t>
      </w:r>
      <w:r w:rsidRPr="0041642D">
        <w:t xml:space="preserve"> resources to recover from the impacts of extreme natural hazards </w:t>
      </w:r>
      <w:r w:rsidRPr="0041642D" w:rsidR="00B711D4">
        <w:fldChar w:fldCharType="begin" w:fldLock="1"/>
      </w:r>
      <w:r w:rsidRPr="0041642D" w:rsidR="002D777B">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et al. 2018)","plainTextFormattedCitation":"(Winsemius et al. 2018)","previouslyFormattedCitation":"(Winsemius et al. 2018)"},"properties":{"noteIndex":0},"schema":"https://github.com/citation-style-language/schema/raw/master/csl-citation.json"}</w:instrText>
      </w:r>
      <w:r w:rsidRPr="0041642D" w:rsidR="00B711D4">
        <w:fldChar w:fldCharType="separate"/>
      </w:r>
      <w:r w:rsidRPr="0041642D" w:rsidR="00486BB0">
        <w:rPr>
          <w:noProof/>
        </w:rPr>
        <w:t>(Winsemius et al. 2018)</w:t>
      </w:r>
      <w:r w:rsidRPr="0041642D" w:rsidR="00B711D4">
        <w:fldChar w:fldCharType="end"/>
      </w:r>
      <w:r w:rsidRPr="0041642D">
        <w:t>. In Latin America, floods cause severe impacts d</w:t>
      </w:r>
      <w:r w:rsidR="0071437A">
        <w:t xml:space="preserve">riven by </w:t>
      </w:r>
      <w:r w:rsidR="005C7076">
        <w:t>a variety of factors such as</w:t>
      </w:r>
      <w:r w:rsidRPr="0041642D">
        <w:t xml:space="preserve"> exponential, unregulated urbanization of floodplains, human-triggered catchment degradation, </w:t>
      </w:r>
      <w:r w:rsidR="006D63BC">
        <w:t>absence of preparedness plans</w:t>
      </w:r>
      <w:r w:rsidRPr="0041642D">
        <w:t xml:space="preserve">, the persistence of poverty, inefficient public policies, and </w:t>
      </w:r>
      <w:r w:rsidR="00DB55B9">
        <w:t>lack of sufficient infrastructure</w:t>
      </w:r>
      <w:r w:rsidRPr="0041642D" w:rsidR="00B711D4">
        <w:t xml:space="preserve"> </w:t>
      </w:r>
      <w:r w:rsidRPr="0041642D" w:rsidR="00B711D4">
        <w:fldChar w:fldCharType="begin" w:fldLock="1"/>
      </w:r>
      <w:r w:rsidRPr="0041642D" w:rsidR="002D777B">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and Quesada-Román 2022)","plainTextFormattedCitation":"(Pinos and Quesada-Román 2022)","previouslyFormattedCitation":"(Pinos and Quesada-Román 2022)"},"properties":{"noteIndex":0},"schema":"https://github.com/citation-style-language/schema/raw/master/csl-citation.json"}</w:instrText>
      </w:r>
      <w:r w:rsidRPr="0041642D" w:rsidR="00B711D4">
        <w:fldChar w:fldCharType="separate"/>
      </w:r>
      <w:r w:rsidRPr="0041642D" w:rsidR="00486BB0">
        <w:rPr>
          <w:noProof/>
        </w:rPr>
        <w:t>(Pinos and Quesada-Román 2022)</w:t>
      </w:r>
      <w:r w:rsidRPr="0041642D" w:rsidR="00B711D4">
        <w:fldChar w:fldCharType="end"/>
      </w:r>
      <w:r w:rsidRPr="0041642D" w:rsidR="00B711D4">
        <w:t xml:space="preserve">. </w:t>
      </w:r>
      <w:r w:rsidR="005C0836">
        <w:t xml:space="preserve">In Ecuador, flash floods have caused both short term and long term </w:t>
      </w:r>
      <w:r w:rsidR="00816845">
        <w:t xml:space="preserve">impacts such as </w:t>
      </w:r>
      <w:r w:rsidRPr="0041642D">
        <w:t>damage to infrastructure and agriculture, interruptions to business and education, disruption of healthcare services, and outb</w:t>
      </w:r>
      <w:r w:rsidR="00260BF8">
        <w:t>reaks</w:t>
      </w:r>
      <w:r w:rsidRPr="0041642D">
        <w:t xml:space="preserve"> of waterborne diseases </w:t>
      </w:r>
      <w:r w:rsidRPr="0041642D" w:rsidR="00B711D4">
        <w:fldChar w:fldCharType="begin" w:fldLock="1"/>
      </w:r>
      <w:r w:rsidRPr="0041642D" w:rsidR="002D777B">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Pr="0041642D" w:rsidR="00B711D4">
        <w:fldChar w:fldCharType="separate"/>
      </w:r>
      <w:r w:rsidRPr="0041642D" w:rsidR="00486BB0">
        <w:rPr>
          <w:noProof/>
        </w:rPr>
        <w:t>(Galarza-Villamar et al. 2018)</w:t>
      </w:r>
      <w:r w:rsidRPr="0041642D" w:rsidR="00B711D4">
        <w:fldChar w:fldCharType="end"/>
      </w:r>
      <w:r w:rsidRPr="0041642D">
        <w:t xml:space="preserve">. </w:t>
      </w:r>
      <w:r w:rsidRPr="008229F4" w:rsidR="008229F4">
        <w:t xml:space="preserve">Future projections noting increases in flood risk, coupled </w:t>
      </w:r>
      <w:r w:rsidR="00DA51AC">
        <w:t xml:space="preserve">with </w:t>
      </w:r>
      <w:r w:rsidRPr="008229F4" w:rsidR="008229F4">
        <w:t>socioeconomic factors that are likely to persist, lead to a future whereby flash flood impact may increase in Ecuador in the coming decades</w:t>
      </w:r>
      <w:r w:rsidRPr="0041642D" w:rsidR="00825DAF">
        <w:t xml:space="preserve"> </w:t>
      </w:r>
      <w:r w:rsidRPr="0041642D" w:rsidR="00825DAF">
        <w:fldChar w:fldCharType="begin" w:fldLock="1"/>
      </w:r>
      <w:r w:rsidRPr="0041642D" w:rsidR="002D777B">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et al. 2021)","plainTextFormattedCitation":"(Hirabayashi et al. 2021)","previouslyFormattedCitation":"(Hirabayashi et al. 2021)"},"properties":{"noteIndex":0},"schema":"https://github.com/citation-style-language/schema/raw/master/csl-citation.json"}</w:instrText>
      </w:r>
      <w:r w:rsidRPr="0041642D" w:rsidR="00825DAF">
        <w:fldChar w:fldCharType="separate"/>
      </w:r>
      <w:r w:rsidRPr="0041642D" w:rsidR="00486BB0">
        <w:rPr>
          <w:noProof/>
        </w:rPr>
        <w:t>(Hirabayashi et al. 2021)</w:t>
      </w:r>
      <w:r w:rsidRPr="0041642D" w:rsidR="00825DAF">
        <w:fldChar w:fldCharType="end"/>
      </w:r>
      <w:r w:rsidRPr="0041642D" w:rsidR="00825DAF">
        <w:t>.</w:t>
      </w:r>
    </w:p>
    <w:p w:rsidRPr="0041642D" w:rsidR="00723763" w:rsidP="00AE251C" w:rsidRDefault="00EE5237" w14:paraId="264E13D4" w14:textId="567B2866">
      <w:r w:rsidRPr="0041642D">
        <w:t xml:space="preserve">Forecast-triggered strategies for flood risk reduction </w:t>
      </w:r>
      <w:r w:rsidRPr="0041642D" w:rsidR="00F6233A">
        <w:t>such as “early warning systems</w:t>
      </w:r>
      <w:r w:rsidRPr="0041642D" w:rsidR="005F32CD">
        <w:t xml:space="preserve">, </w:t>
      </w:r>
      <w:r w:rsidRPr="0041642D" w:rsidR="00F6233A">
        <w:t>EWSs</w:t>
      </w:r>
      <w:r w:rsidRPr="0041642D" w:rsidR="005F32CD">
        <w:t xml:space="preserve">” </w:t>
      </w:r>
      <w:r w:rsidRPr="0041642D" w:rsidR="005F32CD">
        <w:fldChar w:fldCharType="begin" w:fldLock="1"/>
      </w:r>
      <w:r w:rsidRPr="0041642D" w:rsidR="002D777B">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Pr="0041642D" w:rsidR="005F32CD">
        <w:fldChar w:fldCharType="separate"/>
      </w:r>
      <w:r w:rsidRPr="0041642D" w:rsidR="00486BB0">
        <w:rPr>
          <w:noProof/>
        </w:rPr>
        <w:t>(Golnaraghi 2012)</w:t>
      </w:r>
      <w:r w:rsidRPr="0041642D" w:rsidR="005F32CD">
        <w:fldChar w:fldCharType="end"/>
      </w:r>
      <w:r w:rsidRPr="0041642D" w:rsidR="005F32CD">
        <w:t xml:space="preserve"> </w:t>
      </w:r>
      <w:r w:rsidRPr="0041642D" w:rsidR="00F6233A">
        <w:t xml:space="preserve">and </w:t>
      </w:r>
      <w:r w:rsidRPr="0041642D" w:rsidR="00983DAC">
        <w:rPr>
          <w:color w:val="000000"/>
        </w:rPr>
        <w:t>“</w:t>
      </w:r>
      <w:r w:rsidRPr="0041642D" w:rsidR="00F6233A">
        <w:rPr>
          <w:color w:val="000000"/>
        </w:rPr>
        <w:t>forecast-based financing</w:t>
      </w:r>
      <w:r w:rsidRPr="0041642D" w:rsidR="005F32CD">
        <w:rPr>
          <w:color w:val="000000"/>
        </w:rPr>
        <w:t xml:space="preserve">, </w:t>
      </w:r>
      <w:r w:rsidRPr="0041642D" w:rsidR="005F32CD">
        <w:t>FbF</w:t>
      </w:r>
      <w:r w:rsidRPr="0041642D" w:rsidR="00983DAC">
        <w:rPr>
          <w:color w:val="000000"/>
        </w:rPr>
        <w:t>”</w:t>
      </w:r>
      <w:r w:rsidRPr="0041642D" w:rsidR="00F6233A">
        <w:t xml:space="preserve"> protocols</w:t>
      </w:r>
      <w:r w:rsidRPr="0041642D" w:rsidR="005F32CD">
        <w:t xml:space="preserve"> </w:t>
      </w:r>
      <w:r w:rsidRPr="0041642D" w:rsidR="005F32CD">
        <w:fldChar w:fldCharType="begin" w:fldLock="1"/>
      </w:r>
      <w:r w:rsidRPr="0041642D" w:rsidR="002D777B">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et al. 2015)","plainTextFormattedCitation":"(Coughlan De Perez et al. 2015)","previouslyFormattedCitation":"(Coughlan De Perez et al. 2015)"},"properties":{"noteIndex":0},"schema":"https://github.com/citation-style-language/schema/raw/master/csl-citation.json"}</w:instrText>
      </w:r>
      <w:r w:rsidRPr="0041642D" w:rsidR="005F32CD">
        <w:fldChar w:fldCharType="separate"/>
      </w:r>
      <w:r w:rsidRPr="0041642D" w:rsidR="00486BB0">
        <w:rPr>
          <w:noProof/>
        </w:rPr>
        <w:t>(Coughlan De Perez et al. 2015)</w:t>
      </w:r>
      <w:r w:rsidRPr="0041642D" w:rsidR="005F32CD">
        <w:fldChar w:fldCharType="end"/>
      </w:r>
      <w:r w:rsidRPr="0041642D" w:rsidR="005F32CD">
        <w:t xml:space="preserve"> </w:t>
      </w:r>
      <w:r w:rsidRPr="0041642D">
        <w:t>can increase resilience, reduce mortality, and reduce recovery costs</w:t>
      </w:r>
      <w:r w:rsidRPr="0041642D" w:rsidR="005F32CD">
        <w:t xml:space="preserve"> </w:t>
      </w:r>
      <w:r w:rsidRPr="0041642D" w:rsidR="006165C6">
        <w:fldChar w:fldCharType="begin" w:fldLock="1"/>
      </w:r>
      <w:r w:rsidRPr="0041642D" w:rsidR="002D777B">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Pr="0041642D" w:rsidR="006165C6">
        <w:fldChar w:fldCharType="separate"/>
      </w:r>
      <w:r w:rsidRPr="0041642D" w:rsidR="00486BB0">
        <w:rPr>
          <w:noProof/>
        </w:rPr>
        <w:t>(UNICEF and WFP 2015)</w:t>
      </w:r>
      <w:r w:rsidRPr="0041642D" w:rsidR="006165C6">
        <w:fldChar w:fldCharType="end"/>
      </w:r>
      <w:r w:rsidRPr="0041642D" w:rsidR="0008799E">
        <w:t>, especially i</w:t>
      </w:r>
      <w:r w:rsidRPr="0041642D">
        <w:t>n low-income countries with poor or no alternative solutions for flood protection</w:t>
      </w:r>
      <w:r w:rsidRPr="0041642D" w:rsidR="00356323">
        <w:t xml:space="preserve"> </w:t>
      </w:r>
      <w:r w:rsidRPr="0041642D" w:rsidR="00356323">
        <w:fldChar w:fldCharType="begin" w:fldLock="1"/>
      </w:r>
      <w:r w:rsidRPr="0041642D" w:rsidR="002D777B">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Pr="0041642D" w:rsidR="00356323">
        <w:fldChar w:fldCharType="separate"/>
      </w:r>
      <w:r w:rsidRPr="0041642D" w:rsidR="00486BB0">
        <w:rPr>
          <w:noProof/>
        </w:rPr>
        <w:t>(Golnaraghi 2012)</w:t>
      </w:r>
      <w:r w:rsidRPr="0041642D" w:rsidR="00356323">
        <w:fldChar w:fldCharType="end"/>
      </w:r>
      <w:r w:rsidRPr="0041642D">
        <w:t xml:space="preserve">. </w:t>
      </w:r>
      <w:r w:rsidRPr="0041642D" w:rsidR="007D4B5F">
        <w:t>T</w:t>
      </w:r>
      <w:r w:rsidRPr="0041642D">
        <w:t xml:space="preserve">he success of forecast-triggered strategies relies on forecasting systems able to produce accurate predictions with sufficient lead time to help flood risk </w:t>
      </w:r>
      <w:r w:rsidRPr="0041642D">
        <w:rPr>
          <w:color w:val="000000"/>
        </w:rPr>
        <w:t>managers</w:t>
      </w:r>
      <w:r w:rsidRPr="0041642D">
        <w:t xml:space="preserve"> act in a timely manner </w:t>
      </w:r>
      <w:r w:rsidRPr="0041642D" w:rsidR="005865FF">
        <w:fldChar w:fldCharType="begin" w:fldLock="1"/>
      </w:r>
      <w:r w:rsidRPr="0041642D" w:rsidR="002D777B">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Pr="0041642D" w:rsidR="005865FF">
        <w:fldChar w:fldCharType="separate"/>
      </w:r>
      <w:r w:rsidRPr="0041642D" w:rsidR="00486BB0">
        <w:rPr>
          <w:noProof/>
        </w:rPr>
        <w:t>(UNICEF and WFP 2015)</w:t>
      </w:r>
      <w:r w:rsidRPr="0041642D" w:rsidR="005865FF">
        <w:fldChar w:fldCharType="end"/>
      </w:r>
      <w:r w:rsidRPr="0041642D" w:rsidR="0077198B">
        <w:t>,</w:t>
      </w:r>
      <w:r w:rsidRPr="0041642D">
        <w:t xml:space="preserve"> especially </w:t>
      </w:r>
      <w:r w:rsidRPr="0041642D" w:rsidR="0077198B">
        <w:t xml:space="preserve">in </w:t>
      </w:r>
      <w:r w:rsidRPr="0041642D">
        <w:t xml:space="preserve">low-income countries where longer preparation times </w:t>
      </w:r>
      <w:r w:rsidRPr="0041642D" w:rsidR="0077198B">
        <w:t>might be</w:t>
      </w:r>
      <w:r w:rsidRPr="0041642D">
        <w:t xml:space="preserve"> needed</w:t>
      </w:r>
      <w:r w:rsidRPr="0041642D" w:rsidR="005865FF">
        <w:t xml:space="preserve"> </w:t>
      </w:r>
      <w:r w:rsidRPr="0041642D" w:rsidR="005865FF">
        <w:fldChar w:fldCharType="begin" w:fldLock="1"/>
      </w:r>
      <w:r w:rsidRPr="0041642D" w:rsidR="002D777B">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et al. 2018)","plainTextFormattedCitation":"(Bazo et al. 2018)","previouslyFormattedCitation":"(Bazo et al. 2018)"},"properties":{"noteIndex":0},"schema":"https://github.com/citation-style-language/schema/raw/master/csl-citation.json"}</w:instrText>
      </w:r>
      <w:r w:rsidRPr="0041642D" w:rsidR="005865FF">
        <w:fldChar w:fldCharType="separate"/>
      </w:r>
      <w:r w:rsidRPr="0041642D" w:rsidR="00486BB0">
        <w:rPr>
          <w:noProof/>
        </w:rPr>
        <w:t>(Bazo et al. 2018)</w:t>
      </w:r>
      <w:r w:rsidRPr="0041642D" w:rsidR="005865FF">
        <w:fldChar w:fldCharType="end"/>
      </w:r>
      <w:r w:rsidRPr="0041642D" w:rsidR="005865FF">
        <w:t>.</w:t>
      </w:r>
      <w:r w:rsidRPr="0041642D">
        <w:t xml:space="preserve"> </w:t>
      </w:r>
      <w:commentRangeStart w:id="3"/>
      <w:commentRangeStart w:id="4"/>
      <w:r w:rsidRPr="0041642D" w:rsidR="00BD3044">
        <w:t>F</w:t>
      </w:r>
      <w:r w:rsidRPr="0041642D">
        <w:t xml:space="preserve">lash flood forecasting systems are developed at regional </w:t>
      </w:r>
      <w:r w:rsidRPr="0041642D" w:rsidR="00F51C18">
        <w:fldChar w:fldCharType="begin" w:fldLock="1"/>
      </w:r>
      <w:r w:rsidRPr="0041642D" w:rsidR="002D777B">
        <w:instrText>ADDIN CSL_CITATION {"citationItems":[{"id":"ITEM-1","itemData":{"DOI":"10.1111/jfr3.12281","ISSN":"1753318X","author":[{"dropping-particle":"","family":"Speight","given":"L.","non-dropping-particle":"","parse-names":false,"suffix":""},{"dropping-particle":"","family":"Cole","given":"S.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Management","id":"ITEM-1","issued":{"date-parts":[["2018"]]},"page":"S884-S901","title":"Developing surface water flood forecasting capabilities in Scotland: an operational pilot for the 2014 Commonwealth Games in Glasgow","type":"article-journal","volume":"11"},"uris":["http://www.mendeley.com/documents/?uuid=db9c9887-7d96-3dc4-956a-65d55abeacb6"]},{"id":"ITEM-2","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Hydrology","id":"ITEM-2","issued":{"date-parts":[["2019"]]},"page":"603-619","title":"Comparison of two early warning systems for regional flash flood hazard forecasting","type":"article-journal","volume":"572"},"uris":["http://www.mendeley.com/documents/?uuid=46ef7690-6a4f-3b36-80e4-48df441ff444"]},{"id":"ITEM-3","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(Switzerland)","id":"ITEM-3","issue":"18","issued":{"date-parts":[["2020"]]},"page":"1-26","title":"Flash flood early warning system in Colima, Mexico","type":"article-journal","volume":"20"},"uris":["http://www.mendeley.com/documents/?uuid=e08ecfce-9ebf-328c-b115-fbd874e98bd0"]},{"id":"ITEM-4","itemData":{"DOI":"10.1007/s11069-020-04405-x","ISSN":"15730840","author":[{"dropping-particle":"","family":"Ramos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Hazards","id":"ITEM-4","issue":"3","issued":{"date-parts":[["2021"]]},"page":"2409-2429","title":"An improved rainfall-threshold approach for robust prediction and warning of flood and flash flood hazards","type":"article-journal","volume":"105"},"uris":["http://www.mendeley.com/documents/?uuid=b3f45a93-41ff-3172-a811-f8b5625517a4"]},{"id":"ITEM-5","itemData":{"DOI":"10.1007/s00703-021-00831-z","author":[{"dropping-particle":"","family":"Shuvo","given":"Saurav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Physics","id":"ITEM-5","issued":{"date-parts":[["2021"]]},"page":"1-23","title":"Forecasting of pre-monsoon flash flood events in the northeastern Bangladesh using coupled hydrometeorological NWP modelling system","type":"article-journal"},"uris":["http://www.mendeley.com/documents/?uuid=48506134-2eb3-3905-a411-8bed0575dfab"]},{"id":"ITEM-6","itemData":{"DOI":"10.1175/bams-d-20-0241.1","author":[{"dropping-particle":"","family":"Georgakakos","given":"Konstantine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w:instrText>
      </w:r>
      <w:r w:rsidRPr="00D70DE6" w:rsidR="002D777B">
        <w:rPr>
          <w:lang w:val="fr-FR"/>
        </w:rPr>
        <w:instrText>-particle":"","family":"Jubach","given":"Robert","non-dropping-particle":"","parse-names":false,"suffix":""},{"dropping-particle":"","family":"Sperfslage","given":"Jason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Society","id":"ITEM-6","issue":"aop","issued":{"date-parts":[["2021"]]},"page":"1-35","title":"The Flash Flood Guidance System Implementation Worldwide: A Successful Multidecadal Research-To-Operations Effort","type":"article-journal","volume":"-1"},"uris":["http://www.mendeley.com/documents/?uuid=4af4b209-c630-36ed-bda6-caf1aaec4a02"]}],"mendeley":{"formattedCitation":"(Speight et al. 2018; Corral et al. 2019; Ibarreche et al. 2020; Ramos Filho et al. 2021; Shuvo et al. 2021; Georgakakos et al. 2021)","plainTextFormattedCitation":"(Speight et al. 2018; Corral et al. 2019; Ibarreche et al. 2020; Ramos Filho et al. 2021; Shuvo et al. 2021; Georgakakos et al. 2021)","previouslyFormattedCitation":"(Speight et al. 2018; Corral et al. 2019; Ibarreche et al. 2020; Ramos Filho et al. 2021; Shuvo et al. 2021; Georgakakos et al. 2021)"},"properties":{"noteIndex":0},"schema":"https://github.com/citation-style-language/schema/raw/master/csl-citation.json"}</w:instrText>
      </w:r>
      <w:r w:rsidRPr="0041642D" w:rsidR="00F51C18">
        <w:fldChar w:fldCharType="separate"/>
      </w:r>
      <w:r w:rsidRPr="00D70DE6" w:rsidR="00486BB0">
        <w:rPr>
          <w:noProof/>
          <w:lang w:val="fr-FR"/>
        </w:rPr>
        <w:t>(Speight et al. 2018; Corral et al. 2019; Ibarreche et al. 2020; Ramos Filho et al. 2021; Shuvo et al. 2021; Georgakakos et al. 2021)</w:t>
      </w:r>
      <w:r w:rsidRPr="0041642D" w:rsidR="00F51C18">
        <w:fldChar w:fldCharType="end"/>
      </w:r>
      <w:r w:rsidRPr="00D70DE6" w:rsidR="00F51C18">
        <w:rPr>
          <w:lang w:val="fr-FR"/>
        </w:rPr>
        <w:t xml:space="preserve">, national </w:t>
      </w:r>
      <w:r w:rsidRPr="0041642D" w:rsidR="00F51C18">
        <w:fldChar w:fldCharType="begin" w:fldLock="1"/>
      </w:r>
      <w:r w:rsidRPr="00D70DE6" w:rsidR="002D777B">
        <w:rPr>
          <w:lang w:val="fr-FR"/>
        </w:rPr>
        <w:instrText>ADDIN CSL_CITATION {"citationItems":[{"id":"ITEM-1","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Conferences","id":"ITEM-1","issued":{"date-parts":[["2016"]]},"page":"718010-18010","title":"Setting up a French national flash flood warning system for ungauged catchments based on the AIGA method","type":"paper-conference","volume":"7"},"uris":["http://www.mendeley.com/documents/?uuid=f875dbe1-e801-3002-b641-7ec12f5a7c59"]},{"id":"ITEM-2","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Hazards","id":"ITEM-2","issue":"2","issued":{"date-parts":[["2018"]]},"page":"619-634","title":"A review of advances in China’s flash flood early-warning system","type":"article-journal","volume":"92"},"uris":["http://www.mendeley.com/documents/?uuid=dd334f3b-26f1-39c8-9178-3633cd5dbaca"]}],"mendeley":{"formattedCitation":"(Javelle et al. 2016; Liu et al. 2018)","plainTextFormattedCitation":"(Javelle et al. 2016; Liu et al. 2018)","previouslyFormattedCitation":"(Javelle et al. 2016; Liu et al. 2018)"},"properties":{"noteIndex":0},"schema":"https://github.com/citation-style-language/schema/raw/master/csl-citation.json"}</w:instrText>
      </w:r>
      <w:r w:rsidRPr="0041642D" w:rsidR="00F51C18">
        <w:fldChar w:fldCharType="separate"/>
      </w:r>
      <w:r w:rsidRPr="00D70DE6" w:rsidR="00486BB0">
        <w:rPr>
          <w:noProof/>
          <w:lang w:val="fr-FR"/>
        </w:rPr>
        <w:t>(Javelle et al. 2016; Liu et al. 2018)</w:t>
      </w:r>
      <w:r w:rsidRPr="0041642D" w:rsidR="00F51C18">
        <w:fldChar w:fldCharType="end"/>
      </w:r>
      <w:r w:rsidRPr="00D70DE6" w:rsidR="00F51C18">
        <w:rPr>
          <w:lang w:val="fr-FR"/>
        </w:rPr>
        <w:t xml:space="preserve">, and continental scale </w:t>
      </w:r>
      <w:r w:rsidRPr="0041642D" w:rsidR="00F51C18">
        <w:fldChar w:fldCharType="begin" w:fldLock="1"/>
      </w:r>
      <w:r w:rsidRPr="00D70DE6" w:rsidR="002D777B">
        <w:rPr>
          <w:lang w:val="fr-FR"/>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et al. 2015; Park et al. 2019)","plainTextFormattedCitation":"(Raynaud et al. 2015; Park et al. 2019)","previouslyFormattedCitation":"(Raynaud et al. 2015; Park et al. 2019)"},"properties":{"noteIndex":0},"schema":"https://github.com/citation-style-language/schema/raw/master/csl-citation.json"}</w:instrText>
      </w:r>
      <w:r w:rsidRPr="0041642D" w:rsidR="00F51C18">
        <w:fldChar w:fldCharType="separate"/>
      </w:r>
      <w:r w:rsidRPr="00D70DE6" w:rsidR="00486BB0">
        <w:rPr>
          <w:noProof/>
          <w:lang w:val="fr-FR"/>
        </w:rPr>
        <w:t>(Raynaud et al. 2015; Park et al. 2019)</w:t>
      </w:r>
      <w:r w:rsidRPr="0041642D" w:rsidR="00F51C18">
        <w:fldChar w:fldCharType="end"/>
      </w:r>
      <w:r w:rsidRPr="00D70DE6" w:rsidR="00F51C18">
        <w:rPr>
          <w:lang w:val="fr-FR"/>
        </w:rPr>
        <w:t>.</w:t>
      </w:r>
      <w:commentRangeEnd w:id="3"/>
      <w:r w:rsidRPr="0041642D">
        <w:commentReference w:id="3"/>
      </w:r>
      <w:commentRangeEnd w:id="4"/>
      <w:r w:rsidRPr="0041642D" w:rsidR="00BD3044">
        <w:rPr>
          <w:rStyle w:val="CommentReference"/>
        </w:rPr>
        <w:commentReference w:id="4"/>
      </w:r>
      <w:r w:rsidRPr="00D70DE6">
        <w:rPr>
          <w:lang w:val="fr-FR"/>
        </w:rPr>
        <w:t xml:space="preserve"> </w:t>
      </w:r>
      <w:r w:rsidRPr="009D77B6" w:rsidR="0053713F">
        <w:rPr>
          <w:lang w:val="fr-FR"/>
        </w:rPr>
        <w:t xml:space="preserve">Nonetheless, flash floods remain one of the most difficult types of flood to predict, with high levels of uncertainty in the overall forecasting process </w:t>
      </w:r>
      <w:r w:rsidRPr="0041642D" w:rsidR="0053713F">
        <w:fldChar w:fldCharType="begin" w:fldLock="1"/>
      </w:r>
      <w:r w:rsidRPr="009D77B6" w:rsidR="002D777B">
        <w:rPr>
          <w:lang w:val="fr-FR"/>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Pr="0041642D" w:rsidR="0053713F">
        <w:fldChar w:fldCharType="separate"/>
      </w:r>
      <w:r w:rsidRPr="009D77B6" w:rsidR="00486BB0">
        <w:rPr>
          <w:noProof/>
          <w:lang w:val="fr-FR"/>
        </w:rPr>
        <w:t>(Zanchetta and Coulibaly 2020)</w:t>
      </w:r>
      <w:r w:rsidRPr="0041642D" w:rsidR="0053713F">
        <w:fldChar w:fldCharType="end"/>
      </w:r>
      <w:r w:rsidRPr="009D77B6" w:rsidR="00444201">
        <w:rPr>
          <w:lang w:val="fr-FR"/>
        </w:rPr>
        <w:t xml:space="preserve"> as well as a chronic lack of historical data of both occurrence and impact </w:t>
      </w:r>
      <w:r w:rsidR="00DD1225">
        <w:fldChar w:fldCharType="begin" w:fldLock="1"/>
      </w:r>
      <w:r w:rsidRPr="009D77B6" w:rsidR="007446BA">
        <w:rPr>
          <w:lang w:val="fr-FR"/>
        </w:rPr>
        <w:instrText>ADDIN CSL_CITATION {"citationItems":[{"id":"ITEM-1","itemData":{"DOI":"10.1038/s41598-022-08751-7","author":[{"dropping-particle":"","family":"Lowrie","given":"Chris","non-dropping-particle":"","parse-names":false,"suffix":""},{"dropping-particle":"","family":"Kruczkiewi</w:instrText>
      </w:r>
      <w:r w:rsidR="007446BA">
        <w:instrText>cz","given":"Andrew","non-dropping-particle":"","parse-names":false,"suffix":""},{"dropping-particle":"","family":"McClain","given":"Shanna N.","non-dropping-particle":"","parse-names":false,"suffix":""},{"dropping-particle":"","family":"Nielsen","given":"Miriam","non-dropping-particle":"","parse-names":false,"suffix":""},{"dropping-particle":"","family":"Mason","given":"Simon J.","non-dropping-particle":"","parse-names":false,"suffix":""}],"container-title":"Scientific Reports 2022 12:1","id":"ITEM-1","issue":"1","issued":{"date-parts":[["2022"]]},"page":"1-13","title":"Evaluating the usefulness of VGI from Waze for the reporting of flash floods","type":"article-journal","volume":"12"},"uris":["http://www.mendeley.com/documents/?uuid=16240102-7be4-3748-b8e3-cf916c5a012c"]}],"mendeley":{"formattedCitation":"(Lowrie et al. 2022)","plainTextFormattedCitation":"(Lowrie et al. 2022)","previouslyFormattedCitation":"(Lowrie et al. 2022)"},"properties":{"noteIndex":0},"schema":"https://github.com/citation-style-language/schema/raw/master/csl-citation.json"}</w:instrText>
      </w:r>
      <w:r w:rsidR="00DD1225">
        <w:fldChar w:fldCharType="separate"/>
      </w:r>
      <w:r w:rsidRPr="00DD1225" w:rsidR="00DD1225">
        <w:rPr>
          <w:noProof/>
        </w:rPr>
        <w:t>(Lowrie et al. 2022)</w:t>
      </w:r>
      <w:r w:rsidR="00DD1225">
        <w:fldChar w:fldCharType="end"/>
      </w:r>
      <w:r w:rsidRPr="00444201" w:rsidR="0053713F">
        <w:t xml:space="preserve">. </w:t>
      </w:r>
      <w:r w:rsidRPr="0041642D" w:rsidR="0053713F">
        <w:t>Flash floods are rapid-onset events</w:t>
      </w:r>
      <w:r w:rsidRPr="0041642D" w:rsidR="00064E61">
        <w:t>,</w:t>
      </w:r>
      <w:r w:rsidRPr="0041642D" w:rsidR="0053713F">
        <w:t xml:space="preserve"> typically occurring </w:t>
      </w:r>
      <w:r w:rsidRPr="0041642D" w:rsidR="00064E61">
        <w:t xml:space="preserve">in small areas </w:t>
      </w:r>
      <w:r w:rsidRPr="0041642D" w:rsidR="0053713F">
        <w:t xml:space="preserve">within minutes or few hours after a torrential triggering-rainfall event. Their limited predictability is linked to the challenge of predicting extreme localized rainfall accurately </w:t>
      </w:r>
      <w:r w:rsidRPr="0041642D" w:rsidR="0053713F">
        <w:fldChar w:fldCharType="begin" w:fldLock="1"/>
      </w:r>
      <w:r w:rsidRPr="0041642D" w:rsidR="002D777B">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et al. 2016)","plainTextFormattedCitation":"(Golding et al. 2016)","previouslyFormattedCitation":"(Golding et al. 2016)"},"properties":{"noteIndex":0},"schema":"https://github.com/citation-style-language/schema/raw/master/csl-citation.json"}</w:instrText>
      </w:r>
      <w:r w:rsidRPr="0041642D" w:rsidR="0053713F">
        <w:fldChar w:fldCharType="separate"/>
      </w:r>
      <w:r w:rsidRPr="0041642D" w:rsidR="00486BB0">
        <w:rPr>
          <w:noProof/>
        </w:rPr>
        <w:t>(Golding et al. 2016)</w:t>
      </w:r>
      <w:r w:rsidRPr="0041642D" w:rsidR="0053713F">
        <w:fldChar w:fldCharType="end"/>
      </w:r>
      <w:r w:rsidRPr="0041642D" w:rsidR="0053713F">
        <w:t xml:space="preserve">, and representing in detail hydrological factors such as topography, soil conditions, and terrain coverage that can modulate the occurrence and severity of flash floods </w:t>
      </w:r>
      <w:r w:rsidRPr="0041642D" w:rsidR="0053713F">
        <w:fldChar w:fldCharType="begin" w:fldLock="1"/>
      </w:r>
      <w:r w:rsidRPr="0041642D" w:rsidR="002D777B">
        <w:instrText>ADDIN CSL_CITATION {"citationItems":[{"id":"ITEM-1","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Hazards","id":"ITEM-1","issue":"1","issued":{"date-parts":[["2019"]]},"page":"473-496","title":"City-scale hydrodynamic modelling of urban flash floods: the issues of scale and resolution","type":"article-journal","volume":"96"},"uris":["http://www.mendeley.com/documents/?uuid=c3614fe7-1148-301e-9088-3dd5ef923614"]},{"id":"ITEM-2","itemData":{"DOI":"10.3390/hydrology7010012","ISSN":"23065338","author":[{"dropping-particle":"","family":"Kastridis","given":"Aristeidis","non-dropping-particle":"","parse-names":false,"suffix":""},{"dropping-particle":"","family":"Stathis","given":"Dimitrios","non-dropping-particle":"","parse-names":false,"suffix":""}],"container-title":"Hydrology","id":"ITEM-2","issue":"1","issued":{"date-parts":[["2020"]]},"page":"12","title":"Evaluation of hydrological and hydraulic models applied in typical mediterranean ungauged watersheds using post-flash-flood measurements","type":"article-journal","volume":"7"},"uris":["http://www.mendeley.com/documents/?uuid=35a927ec-6f46-3189-b8ca-dcb43cd1b03a"]}],"mendeley":{"formattedCitation":"(Xing et al. 2019; Kastridis and Stathis 2020)","plainTextFormattedCitation":"(Xing et al. 2019; Kastridis and Stathis 2020)","previouslyFormattedCitation":"(Xing et al. 2019; Kastridis and Stathis 2020)"},"properties":{"noteIndex":0},"schema":"https://github.com/citation-style-language/schema/raw/master/csl-citation.json"}</w:instrText>
      </w:r>
      <w:r w:rsidRPr="0041642D" w:rsidR="0053713F">
        <w:fldChar w:fldCharType="separate"/>
      </w:r>
      <w:r w:rsidRPr="0041642D" w:rsidR="00486BB0">
        <w:rPr>
          <w:noProof/>
        </w:rPr>
        <w:t>(Xing et al. 2019; Kastridis and Stathis 2020)</w:t>
      </w:r>
      <w:r w:rsidRPr="0041642D" w:rsidR="0053713F">
        <w:fldChar w:fldCharType="end"/>
      </w:r>
      <w:r w:rsidRPr="0041642D" w:rsidR="0053713F">
        <w:t xml:space="preserve">. </w:t>
      </w:r>
      <w:r w:rsidR="00902EE0">
        <w:t xml:space="preserve">While improvements in flash flood forecasting are occurring, </w:t>
      </w:r>
      <w:r w:rsidR="007446BA">
        <w:t>sufficient challenges remain. For example,</w:t>
      </w:r>
      <w:r w:rsidRPr="0041642D" w:rsidR="0053713F">
        <w:t xml:space="preserve"> km-scale numerical weather prediction (NWP) models have improved the </w:t>
      </w:r>
      <w:r w:rsidRPr="0041642D" w:rsidR="00EF6F2A">
        <w:t>skill</w:t>
      </w:r>
      <w:r w:rsidRPr="0041642D" w:rsidR="0090196D">
        <w:t xml:space="preserve"> </w:t>
      </w:r>
      <w:r w:rsidRPr="0041642D" w:rsidR="0053713F">
        <w:t xml:space="preserve">of </w:t>
      </w:r>
      <w:r w:rsidRPr="0041642D" w:rsidR="006E413C">
        <w:t xml:space="preserve">short-range </w:t>
      </w:r>
      <w:r w:rsidRPr="0041642D" w:rsidR="00C85CD3">
        <w:t>forecasts</w:t>
      </w:r>
      <w:r w:rsidRPr="0041642D" w:rsidR="00160909">
        <w:t xml:space="preserve"> for localized rainfall</w:t>
      </w:r>
      <w:r w:rsidRPr="0041642D" w:rsidR="00EF6F2A">
        <w:t xml:space="preserve"> (</w:t>
      </w:r>
      <w:r w:rsidRPr="0041642D" w:rsidR="00746C96">
        <w:t>up to 2 days ahead</w:t>
      </w:r>
      <w:r w:rsidRPr="0041642D" w:rsidR="00EF6F2A">
        <w:t>)</w:t>
      </w:r>
      <w:r w:rsidRPr="0041642D" w:rsidR="0053713F">
        <w:t xml:space="preserve">, issues related to extending the lead time of reliable </w:t>
      </w:r>
      <w:r w:rsidRPr="0041642D" w:rsidR="0090196D">
        <w:t>predictions</w:t>
      </w:r>
      <w:r w:rsidRPr="0041642D" w:rsidR="0053713F">
        <w:t xml:space="preserve"> </w:t>
      </w:r>
      <w:r w:rsidRPr="0041642D" w:rsidR="00BD08A3">
        <w:t xml:space="preserve">beyond day </w:t>
      </w:r>
      <w:r w:rsidRPr="0041642D" w:rsidR="005F62EA">
        <w:t>3</w:t>
      </w:r>
      <w:r w:rsidRPr="0041642D" w:rsidR="00BD08A3">
        <w:t xml:space="preserve"> </w:t>
      </w:r>
      <w:r w:rsidRPr="0041642D" w:rsidR="0053713F">
        <w:t>are still not fully resolved. Furthermore, the need for high quantities of observational data and high computational costs can often be a limiting factor for the development of operational in-house flash flood forecasting systems for low-income and data-poor countries</w:t>
      </w:r>
      <w:r w:rsidR="007446BA">
        <w:t xml:space="preserve"> </w:t>
      </w:r>
      <w:r w:rsidR="007446BA">
        <w:fldChar w:fldCharType="begin" w:fldLock="1"/>
      </w:r>
      <w:r w:rsidR="00F56914">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7446BA">
        <w:fldChar w:fldCharType="separate"/>
      </w:r>
      <w:r w:rsidRPr="007446BA" w:rsidR="007446BA">
        <w:rPr>
          <w:noProof/>
        </w:rPr>
        <w:t>(Zanchetta and Coulibaly 2020)</w:t>
      </w:r>
      <w:r w:rsidR="007446BA">
        <w:fldChar w:fldCharType="end"/>
      </w:r>
      <w:r w:rsidRPr="0041642D" w:rsidR="0053713F">
        <w:t>.</w:t>
      </w:r>
    </w:p>
    <w:p w:rsidRPr="0041642D" w:rsidR="00154A2A" w:rsidP="000E2EF5" w:rsidRDefault="00CF0B98" w14:paraId="48D6042E" w14:textId="072CB323">
      <w:commentRangeStart w:id="5"/>
      <w:commentRangeStart w:id="6"/>
      <w:r w:rsidRPr="0041642D">
        <w:t xml:space="preserve">ecPoint is a statistical post-processing technique that transforms global, grid-based forecasts into probabilistic point-scale forecasts </w:t>
      </w:r>
      <w:r w:rsidRPr="0041642D">
        <w:fldChar w:fldCharType="begin" w:fldLock="1"/>
      </w:r>
      <w:r w:rsidRPr="0041642D" w:rsidR="002D777B">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41642D">
        <w:fldChar w:fldCharType="separate"/>
      </w:r>
      <w:r w:rsidRPr="0041642D" w:rsidR="00486BB0">
        <w:rPr>
          <w:noProof/>
        </w:rPr>
        <w:t>(Hewson and Pillosu 2021)</w:t>
      </w:r>
      <w:r w:rsidRPr="0041642D">
        <w:fldChar w:fldCharType="end"/>
      </w:r>
      <w:r w:rsidRPr="0041642D">
        <w:t>. For rainfall, in particular</w:t>
      </w:r>
      <w:r w:rsidRPr="0041642D" w:rsidR="00C40747">
        <w:t xml:space="preserve"> for</w:t>
      </w:r>
      <w:r w:rsidRPr="0041642D">
        <w:t xml:space="preserve"> extremes, Hewson &amp; Pillosu </w:t>
      </w:r>
      <w:r w:rsidRPr="0041642D">
        <w:fldChar w:fldCharType="begin" w:fldLock="1"/>
      </w:r>
      <w:r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Pr="0041642D">
        <w:t xml:space="preserve"> have shown that</w:t>
      </w:r>
      <w:r w:rsidRPr="0041642D" w:rsidR="005C247E">
        <w:t>, against point verification,</w:t>
      </w:r>
      <w:r w:rsidRPr="0041642D">
        <w:t xml:space="preserve"> ecPoint provides more reliable and skilful forecasts than ECMWF’s ensemble (ENS) up to medium-range lead times (i.e., day 10). Furthermore, ecPoint provide</w:t>
      </w:r>
      <w:r w:rsidRPr="0041642D" w:rsidR="00C40747">
        <w:t xml:space="preserve">s </w:t>
      </w:r>
      <w:r w:rsidRPr="0041642D" w:rsidR="000970C9">
        <w:t>global point-scale forecasts</w:t>
      </w:r>
      <w:r w:rsidRPr="0041642D">
        <w:t xml:space="preserve"> at a fraction of the cost of running a global km-scale NWP model. These features make ecPoint a good candidate for testing it as rainfall input in flash flood forecasting systems.</w:t>
      </w:r>
      <w:commentRangeEnd w:id="5"/>
      <w:r w:rsidRPr="0041642D">
        <w:commentReference w:id="5"/>
      </w:r>
      <w:commentRangeEnd w:id="6"/>
      <w:r w:rsidRPr="0041642D">
        <w:rPr>
          <w:rStyle w:val="CommentReference"/>
        </w:rPr>
        <w:commentReference w:id="6"/>
      </w:r>
      <w:r w:rsidRPr="0041642D">
        <w:t xml:space="preserve"> </w:t>
      </w:r>
      <w:commentRangeStart w:id="7"/>
      <w:commentRangeStart w:id="8"/>
      <w:r w:rsidRPr="0041642D">
        <w:t>Ecuador’s high susceptibility to flash flooding and its hydro-climatological diversity make</w:t>
      </w:r>
      <w:r w:rsidRPr="0041642D" w:rsidR="00B971C8">
        <w:t xml:space="preserve"> the country</w:t>
      </w:r>
      <w:r w:rsidRPr="0041642D">
        <w:t xml:space="preserve"> a good test bed </w:t>
      </w:r>
      <w:r w:rsidRPr="0041642D" w:rsidR="00117080">
        <w:t>for the</w:t>
      </w:r>
      <w:r w:rsidRPr="0041642D">
        <w:t xml:space="preserve"> evaluat</w:t>
      </w:r>
      <w:r w:rsidRPr="0041642D" w:rsidR="00117080">
        <w:t>ion of</w:t>
      </w:r>
      <w:r w:rsidRPr="0041642D">
        <w:t xml:space="preserve"> ecPoint’s performance in</w:t>
      </w:r>
      <w:r w:rsidRPr="0041642D" w:rsidR="00117080">
        <w:t xml:space="preserve"> the</w:t>
      </w:r>
      <w:r w:rsidRPr="0041642D">
        <w:t xml:space="preserve"> identif</w:t>
      </w:r>
      <w:r w:rsidRPr="0041642D" w:rsidR="00117080">
        <w:t>ication of</w:t>
      </w:r>
      <w:r w:rsidRPr="0041642D">
        <w:t xml:space="preserve"> areas at </w:t>
      </w:r>
      <w:r w:rsidRPr="0041642D">
        <w:lastRenderedPageBreak/>
        <w:t>risk of flash flooding</w:t>
      </w:r>
      <w:r w:rsidRPr="0041642D" w:rsidR="00141DBB">
        <w:t xml:space="preserve"> in diverse hydro-climatological scenarios</w:t>
      </w:r>
      <w:r w:rsidRPr="0041642D">
        <w:t xml:space="preserve">. In addition, a well-documented flash flood database has been recently developed in Ecuador </w:t>
      </w:r>
      <w:r w:rsidRPr="0041642D" w:rsidR="00FE671B">
        <w:fldChar w:fldCharType="begin" w:fldLock="1"/>
      </w:r>
      <w:r w:rsidRPr="0041642D" w:rsidR="002D777B">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Pr="0041642D" w:rsidR="00FE671B">
        <w:fldChar w:fldCharType="separate"/>
      </w:r>
      <w:r w:rsidRPr="0041642D" w:rsidR="00486BB0">
        <w:rPr>
          <w:noProof/>
        </w:rPr>
        <w:t>(Kruczkiewicz et al. 2021b)</w:t>
      </w:r>
      <w:r w:rsidRPr="0041642D" w:rsidR="00FE671B">
        <w:fldChar w:fldCharType="end"/>
      </w:r>
      <w:r w:rsidRPr="0041642D">
        <w:t xml:space="preserve"> which allows for the analysis to be conducted.</w:t>
      </w:r>
      <w:r w:rsidRPr="0041642D" w:rsidR="00FA398C">
        <w:t xml:space="preserve"> This </w:t>
      </w:r>
      <w:r w:rsidRPr="0041642D" w:rsidR="00E21D37">
        <w:t>article</w:t>
      </w:r>
      <w:r w:rsidRPr="0041642D" w:rsidR="00FA398C">
        <w:t xml:space="preserve"> </w:t>
      </w:r>
      <w:r w:rsidRPr="0041642D" w:rsidR="0065442D">
        <w:t>assess</w:t>
      </w:r>
      <w:r w:rsidRPr="0041642D" w:rsidR="00CF40F6">
        <w:t xml:space="preserve">es the </w:t>
      </w:r>
      <w:r w:rsidR="00E83512">
        <w:t>performance</w:t>
      </w:r>
      <w:r w:rsidRPr="0041642D" w:rsidR="00CF40F6">
        <w:t xml:space="preserve"> of ecPoint-Rainfall forecasts </w:t>
      </w:r>
      <w:r w:rsidRPr="0041642D" w:rsidR="00E21D37">
        <w:t>in the</w:t>
      </w:r>
      <w:r w:rsidRPr="0041642D" w:rsidR="00CF40F6">
        <w:t xml:space="preserve"> identif</w:t>
      </w:r>
      <w:r w:rsidRPr="0041642D" w:rsidR="00E21D37">
        <w:t>ication of</w:t>
      </w:r>
      <w:r w:rsidRPr="0041642D" w:rsidR="00CF40F6">
        <w:t xml:space="preserve"> areas at flash flood risk in Ecuador</w:t>
      </w:r>
      <w:r w:rsidRPr="0041642D" w:rsidR="002D6C64">
        <w:t>, in particular in terms of forecast accuracy and lead-time extension to medium-ranges</w:t>
      </w:r>
      <w:r w:rsidRPr="0041642D" w:rsidR="002D4B7F">
        <w:t xml:space="preserve">. It also </w:t>
      </w:r>
      <w:r w:rsidR="00A776D8">
        <w:t>seeks to propose</w:t>
      </w:r>
      <w:r w:rsidRPr="0041642D" w:rsidR="00D66A1E">
        <w:t xml:space="preserve"> a</w:t>
      </w:r>
      <w:r w:rsidRPr="0041642D" w:rsidR="002D4B7F">
        <w:t xml:space="preserve"> </w:t>
      </w:r>
      <w:r w:rsidR="00930E4E">
        <w:t>metho</w:t>
      </w:r>
      <w:r w:rsidR="00490858">
        <w:t>dology</w:t>
      </w:r>
      <w:r w:rsidRPr="0041642D" w:rsidR="002D4B7F">
        <w:t xml:space="preserve"> </w:t>
      </w:r>
      <w:r w:rsidRPr="0041642D" w:rsidR="00973F6C">
        <w:t>to define extreme rainfall events that can potentially generate flash floods</w:t>
      </w:r>
      <w:r w:rsidR="00CF3BBC">
        <w:t xml:space="preserve"> </w:t>
      </w:r>
      <w:r w:rsidRPr="0041642D" w:rsidR="00CF3BBC">
        <w:t>us</w:t>
      </w:r>
      <w:r w:rsidR="00CF3BBC">
        <w:t>ing</w:t>
      </w:r>
      <w:r w:rsidRPr="0041642D" w:rsidR="00CF3BBC">
        <w:t xml:space="preserve"> historical flash flood reports</w:t>
      </w:r>
      <w:r w:rsidRPr="0041642D" w:rsidR="00825882">
        <w:t xml:space="preserve"> </w:t>
      </w:r>
      <w:r w:rsidR="00CF3BBC">
        <w:t>and</w:t>
      </w:r>
      <w:r w:rsidRPr="0041642D" w:rsidR="00825882">
        <w:t xml:space="preserve"> short-range ecPoint-Rainfall forecasts when </w:t>
      </w:r>
      <w:r w:rsidRPr="0041642D" w:rsidR="00A0194B">
        <w:t>there are no adequate rainfall observations to define rainfall climatologie</w:t>
      </w:r>
      <w:r w:rsidRPr="0041642D" w:rsidR="004B044B">
        <w:t>s.</w:t>
      </w:r>
      <w:commentRangeEnd w:id="7"/>
      <w:r w:rsidRPr="0041642D">
        <w:commentReference w:id="7"/>
      </w:r>
      <w:commentRangeEnd w:id="8"/>
      <w:r w:rsidRPr="0041642D">
        <w:rPr>
          <w:rStyle w:val="CommentReference"/>
        </w:rPr>
        <w:commentReference w:id="8"/>
      </w:r>
      <w:r w:rsidRPr="0041642D">
        <w:t xml:space="preserve">  </w:t>
      </w:r>
      <w:commentRangeStart w:id="9"/>
      <w:commentRangeStart w:id="10"/>
      <w:r w:rsidRPr="0041642D" w:rsidR="00066EAC">
        <w:t xml:space="preserve">Since Ecuador is working on developing a flash flood forecasting system with national level, this study could contribute </w:t>
      </w:r>
      <w:r w:rsidRPr="0041642D" w:rsidR="000D0AA6">
        <w:t>at increasing the lead times of the flash flood predictions</w:t>
      </w:r>
      <w:r w:rsidRPr="0041642D" w:rsidR="00B32D0C">
        <w:t xml:space="preserve"> up to medium-ranges (i.e. </w:t>
      </w:r>
      <w:r w:rsidRPr="0041642D" w:rsidR="00D51870">
        <w:t>up to day 5 to day 10</w:t>
      </w:r>
      <w:r w:rsidRPr="0041642D" w:rsidR="00B32D0C">
        <w:t>)</w:t>
      </w:r>
      <w:r w:rsidRPr="0041642D" w:rsidR="00D82D14">
        <w:t>,</w:t>
      </w:r>
      <w:r w:rsidRPr="0041642D" w:rsidR="00837815">
        <w:t xml:space="preserve"> and at correcting biases due to rainfall’s diurnal cycles</w:t>
      </w:r>
      <w:r w:rsidRPr="0041642D" w:rsidR="00066EAC">
        <w:t xml:space="preserve">. </w:t>
      </w:r>
      <w:r w:rsidRPr="0041642D" w:rsidR="00271EA3">
        <w:t xml:space="preserve">Furthermore, </w:t>
      </w:r>
      <w:r w:rsidRPr="0041642D" w:rsidR="00066EAC">
        <w:t xml:space="preserve">Ecuador Red Cross </w:t>
      </w:r>
      <w:r w:rsidRPr="0041642D" w:rsidR="00271EA3">
        <w:t>c</w:t>
      </w:r>
      <w:r w:rsidRPr="0041642D" w:rsidR="00066EAC">
        <w:t>ould</w:t>
      </w:r>
      <w:r w:rsidRPr="0041642D" w:rsidR="00271EA3">
        <w:t xml:space="preserve"> also</w:t>
      </w:r>
      <w:r w:rsidRPr="0041642D" w:rsidR="00066EAC">
        <w:t xml:space="preserve"> benefit from improved </w:t>
      </w:r>
      <w:r w:rsidRPr="0041642D" w:rsidR="00271EA3">
        <w:t xml:space="preserve">flash flood </w:t>
      </w:r>
      <w:r w:rsidRPr="0041642D" w:rsidR="00066EAC">
        <w:t>forecasts for decision making</w:t>
      </w:r>
      <w:r w:rsidRPr="0041642D" w:rsidR="00271EA3">
        <w:t xml:space="preserve"> and </w:t>
      </w:r>
      <w:r w:rsidRPr="0041642D" w:rsidR="00066EAC">
        <w:t>anticipatory actions</w:t>
      </w:r>
      <w:r w:rsidRPr="0041642D" w:rsidR="00154A2A">
        <w:t>.</w:t>
      </w:r>
      <w:commentRangeEnd w:id="9"/>
      <w:r w:rsidRPr="0041642D" w:rsidR="00154A2A">
        <w:rPr>
          <w:rStyle w:val="CommentReference"/>
        </w:rPr>
        <w:commentReference w:id="9"/>
      </w:r>
      <w:commentRangeEnd w:id="10"/>
      <w:r w:rsidRPr="0041642D" w:rsidR="000F708C">
        <w:rPr>
          <w:rStyle w:val="CommentReference"/>
        </w:rPr>
        <w:commentReference w:id="10"/>
      </w:r>
      <w:r w:rsidRPr="0041642D" w:rsidR="00154A2A">
        <w:t xml:space="preserve"> </w:t>
      </w:r>
    </w:p>
    <w:p w:rsidRPr="0041642D" w:rsidR="002317D9" w:rsidP="00232F0C" w:rsidRDefault="00EE5237" w14:paraId="022AD931" w14:textId="77777777">
      <w:pPr>
        <w:pStyle w:val="Heading1"/>
        <w:numPr>
          <w:ilvl w:val="0"/>
          <w:numId w:val="6"/>
        </w:numPr>
      </w:pPr>
      <w:r w:rsidRPr="0041642D">
        <w:t>Background: geography, rainfall climatology and flooding in Ecuador</w:t>
      </w:r>
    </w:p>
    <w:p w:rsidRPr="0041642D" w:rsidR="00392172" w:rsidP="001E6191" w:rsidRDefault="00EE5237" w14:paraId="33D6D6E6" w14:textId="13D9560B">
      <w:r w:rsidRPr="0041642D">
        <w:rPr/>
        <w:t xml:space="preserve">Continental Ecuador is located in </w:t>
      </w:r>
      <w:r w:rsidRPr="0041642D" w:rsidR="00843A8E">
        <w:rPr/>
        <w:t>north</w:t>
      </w:r>
      <w:r w:rsidRPr="0041642D" w:rsidR="0041685F">
        <w:rPr/>
        <w:t>-</w:t>
      </w:r>
      <w:r w:rsidRPr="0041642D" w:rsidR="00843A8E">
        <w:rPr/>
        <w:t>western</w:t>
      </w:r>
      <w:r w:rsidRPr="0041642D">
        <w:rPr/>
        <w:t xml:space="preserve"> South</w:t>
      </w:r>
      <w:r w:rsidRPr="0041642D" w:rsidR="009B4443">
        <w:rPr/>
        <w:t xml:space="preserve"> </w:t>
      </w:r>
      <w:r w:rsidRPr="0041642D">
        <w:rPr/>
        <w:t xml:space="preserve">America within 1.60 °N - 3.50 °S and 81.10°W - 75.28 °W (small box in </w:t>
      </w:r>
      <w:r w:rsidRPr="21DD367A">
        <w:rPr>
          <w:b w:val="1"/>
          <w:bCs w:val="1"/>
        </w:rPr>
        <w:t>Figure 1a</w:t>
      </w:r>
      <w:r w:rsidRPr="0041642D">
        <w:rPr/>
        <w:t xml:space="preserve">). </w:t>
      </w:r>
      <w:commentRangeStart w:id="11"/>
      <w:commentRangeStart w:id="12"/>
      <w:commentRangeStart w:id="13"/>
      <w:r w:rsidRPr="0041642D" w:rsidR="002E3773">
        <w:rPr/>
        <w:t>Ecuador</w:t>
      </w:r>
      <w:r w:rsidRPr="0041642D" w:rsidR="00313C53">
        <w:rPr/>
        <w:t>’s</w:t>
      </w:r>
      <w:r w:rsidRPr="0041642D" w:rsidR="002E3773">
        <w:rPr/>
        <w:t xml:space="preserve"> G</w:t>
      </w:r>
      <w:r w:rsidRPr="0041642D">
        <w:rPr/>
        <w:t>alápagos islands are located in the Pacific Ocean, 1000 km to the west of the mainland (</w:t>
      </w:r>
      <w:r w:rsidRPr="0041642D" w:rsidR="00E15B41">
        <w:rPr/>
        <w:t xml:space="preserve">insert </w:t>
      </w:r>
      <w:r w:rsidRPr="0041642D">
        <w:rPr/>
        <w:t xml:space="preserve">in </w:t>
      </w:r>
      <w:r w:rsidRPr="21DD367A">
        <w:rPr>
          <w:b w:val="1"/>
          <w:bCs w:val="1"/>
        </w:rPr>
        <w:t>Figure 1a</w:t>
      </w:r>
      <w:r w:rsidRPr="0041642D">
        <w:rPr/>
        <w:t>)</w:t>
      </w:r>
      <w:r w:rsidRPr="0041642D" w:rsidR="002E3773">
        <w:rPr/>
        <w:t xml:space="preserve">, but will not be </w:t>
      </w:r>
      <w:r w:rsidRPr="0041642D">
        <w:rPr/>
        <w:t>included in this study</w:t>
      </w:r>
      <w:r w:rsidRPr="0041642D" w:rsidR="00AA6F11">
        <w:rPr/>
        <w:t>. Thus, “continental Ecuador” will be referred to only as “Ecuador” from now on</w:t>
      </w:r>
      <w:r w:rsidRPr="0041642D">
        <w:rPr/>
        <w:t>.</w:t>
      </w:r>
      <w:commentRangeEnd w:id="11"/>
      <w:r w:rsidRPr="0041642D">
        <w:commentReference w:id="11"/>
      </w:r>
      <w:commentRangeEnd w:id="12"/>
      <w:r w:rsidRPr="0041642D">
        <w:commentReference w:id="12"/>
      </w:r>
      <w:commentRangeEnd w:id="13"/>
      <w:r w:rsidRPr="0041642D" w:rsidR="009B1AEA">
        <w:rPr>
          <w:rStyle w:val="CommentReference"/>
        </w:rPr>
        <w:commentReference w:id="13"/>
      </w:r>
      <w:r w:rsidRPr="0041642D" w:rsidR="00AA6F11">
        <w:rPr/>
        <w:t xml:space="preserve"> </w:t>
      </w:r>
      <w:r w:rsidRPr="0041642D">
        <w:rPr/>
        <w:t>The Ande</w:t>
      </w:r>
      <w:r w:rsidRPr="0041642D" w:rsidR="00DB55D1">
        <w:rPr/>
        <w:t>s</w:t>
      </w:r>
      <w:r w:rsidRPr="0041642D">
        <w:rPr/>
        <w:t xml:space="preserve"> run north to south through Ecuador (</w:t>
      </w:r>
      <w:r w:rsidRPr="21DD367A" w:rsidR="00A067AC">
        <w:rPr>
          <w:b w:val="1"/>
          <w:bCs w:val="1"/>
        </w:rPr>
        <w:fldChar w:fldCharType="begin"/>
      </w:r>
      <w:r w:rsidRPr="0041642D" w:rsidR="00A067AC">
        <w:instrText xml:space="preserve"> REF _Ref98846796 \h </w:instrText>
      </w:r>
      <w:r w:rsidRPr="0041642D" w:rsidR="00A067AC">
        <w:rPr>
          <w:b/>
        </w:rPr>
      </w:r>
      <w:r w:rsidRPr="21DD367A" w:rsidR="00A067AC">
        <w:rPr>
          <w:b w:val="1"/>
          <w:bCs w:val="1"/>
        </w:rPr>
        <w:fldChar w:fldCharType="separate"/>
      </w:r>
      <w:r w:rsidRPr="0041642D" w:rsidR="009D77B6">
        <w:rPr>
          <w:b w:val="1"/>
          <w:bCs w:val="1"/>
        </w:rPr>
        <w:t xml:space="preserve">Figure </w:t>
      </w:r>
      <w:r w:rsidR="009D77B6">
        <w:rPr>
          <w:b w:val="1"/>
          <w:bCs w:val="1"/>
          <w:noProof/>
        </w:rPr>
        <w:t>1</w:t>
      </w:r>
      <w:r w:rsidRPr="21DD367A" w:rsidR="00A067AC">
        <w:rPr>
          <w:b w:val="1"/>
          <w:bCs w:val="1"/>
        </w:rPr>
        <w:fldChar w:fldCharType="end"/>
      </w:r>
      <w:r w:rsidRPr="21DD367A" w:rsidR="00A067AC">
        <w:rPr>
          <w:b w:val="1"/>
          <w:bCs w:val="1"/>
        </w:rPr>
        <w:t>a</w:t>
      </w:r>
      <w:r w:rsidRPr="0041642D">
        <w:rPr/>
        <w:t>)</w:t>
      </w:r>
      <w:r w:rsidRPr="0041642D" w:rsidR="00B2717D">
        <w:rPr/>
        <w:t>, and split</w:t>
      </w:r>
      <w:r w:rsidRPr="0041642D" w:rsidR="00B91F25">
        <w:rPr/>
        <w:t>s</w:t>
      </w:r>
      <w:r w:rsidRPr="0041642D" w:rsidR="00B2717D">
        <w:rPr/>
        <w:t xml:space="preserve"> the country into three main geographic regions</w:t>
      </w:r>
      <w:r w:rsidRPr="0041642D" w:rsidR="00B92BD4">
        <w:rPr/>
        <w:t xml:space="preserve"> </w:t>
      </w:r>
      <w:r w:rsidRPr="0041642D" w:rsidR="00B92BD4">
        <w:fldChar w:fldCharType="begin" w:fldLock="1"/>
      </w:r>
      <w:r w:rsidRPr="0041642D" w:rsidR="002D777B">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Pr="0041642D" w:rsidR="00B92BD4">
        <w:fldChar w:fldCharType="separate"/>
      </w:r>
      <w:r w:rsidRPr="0041642D" w:rsidR="00486BB0">
        <w:rPr>
          <w:noProof/>
        </w:rPr>
        <w:t>(Vuille et al. 2000)</w:t>
      </w:r>
      <w:r w:rsidRPr="0041642D" w:rsidR="00B92BD4">
        <w:fldChar w:fldCharType="end"/>
      </w:r>
      <w:r w:rsidRPr="0041642D" w:rsidR="00C27939">
        <w:rPr/>
        <w:t xml:space="preserve">: </w:t>
      </w:r>
      <w:commentRangeStart w:id="14"/>
      <w:commentRangeStart w:id="15"/>
      <w:r w:rsidRPr="0041642D">
        <w:rPr/>
        <w:t>"</w:t>
      </w:r>
      <w:commentRangeStart w:id="16"/>
      <w:commentRangeStart w:id="17"/>
      <w:r w:rsidRPr="0041642D">
        <w:rPr/>
        <w:t>La Costa</w:t>
      </w:r>
      <w:commentRangeEnd w:id="16"/>
      <w:r w:rsidRPr="0041642D">
        <w:commentReference w:id="16"/>
      </w:r>
      <w:commentRangeEnd w:id="17"/>
      <w:r w:rsidRPr="0041642D" w:rsidR="00C27939">
        <w:rPr>
          <w:rStyle w:val="CommentReference"/>
        </w:rPr>
        <w:commentReference w:id="17"/>
      </w:r>
      <w:r w:rsidRPr="0041642D" w:rsidR="00B66151">
        <w:rPr/>
        <w:t xml:space="preserve">” </w:t>
      </w:r>
      <w:r w:rsidRPr="0041642D" w:rsidR="003D0BEE">
        <w:rPr/>
        <w:t>comprises</w:t>
      </w:r>
      <w:r w:rsidRPr="0041642D" w:rsidR="006D2526">
        <w:rPr/>
        <w:t xml:space="preserve"> </w:t>
      </w:r>
      <w:r w:rsidRPr="0041642D">
        <w:rPr/>
        <w:t>the coastal plains along the Pacific Ocea</w:t>
      </w:r>
      <w:r w:rsidRPr="0041642D" w:rsidR="002904DA">
        <w:rPr/>
        <w:t>n</w:t>
      </w:r>
      <w:r w:rsidRPr="0041642D" w:rsidR="00F14B87">
        <w:rPr/>
        <w:t xml:space="preserve"> </w:t>
      </w:r>
      <w:r w:rsidRPr="0041642D" w:rsidR="00824AAE">
        <w:rPr/>
        <w:t>(</w:t>
      </w:r>
      <w:r w:rsidRPr="0041642D">
        <w:rPr/>
        <w:t>with hills that</w:t>
      </w:r>
      <w:r w:rsidRPr="0041642D" w:rsidR="002904DA">
        <w:rPr/>
        <w:t xml:space="preserve">, on average, </w:t>
      </w:r>
      <w:r w:rsidRPr="0041642D">
        <w:rPr/>
        <w:t>do not exceed 300 m above sea level</w:t>
      </w:r>
      <w:r w:rsidRPr="0041642D" w:rsidR="00824AAE">
        <w:rPr/>
        <w:t>)</w:t>
      </w:r>
      <w:r w:rsidRPr="0041642D" w:rsidR="00F560B4">
        <w:rPr/>
        <w:t>,</w:t>
      </w:r>
      <w:r w:rsidRPr="0041642D" w:rsidR="002A0428">
        <w:rPr/>
        <w:t xml:space="preserve"> and the Andes’ western slopes</w:t>
      </w:r>
      <w:r w:rsidRPr="0041642D" w:rsidR="00146B3E">
        <w:rPr/>
        <w:t xml:space="preserve">; </w:t>
      </w:r>
      <w:r w:rsidRPr="0041642D">
        <w:rPr/>
        <w:t>"El Oriente"</w:t>
      </w:r>
      <w:r w:rsidRPr="0041642D" w:rsidR="006848C3">
        <w:rPr/>
        <w:t xml:space="preserve"> </w:t>
      </w:r>
      <w:r w:rsidRPr="0041642D" w:rsidR="00712F9C">
        <w:rPr/>
        <w:t xml:space="preserve">covers </w:t>
      </w:r>
      <w:r w:rsidRPr="0041642D" w:rsidR="00F14B87">
        <w:rPr/>
        <w:t xml:space="preserve">a </w:t>
      </w:r>
      <w:r w:rsidRPr="0041642D">
        <w:rPr/>
        <w:t xml:space="preserve">plateau </w:t>
      </w:r>
      <w:r w:rsidRPr="0041642D" w:rsidR="006D2526">
        <w:rPr/>
        <w:t>containing</w:t>
      </w:r>
      <w:r w:rsidRPr="0041642D">
        <w:rPr/>
        <w:t xml:space="preserve"> 2% of the Amazon basin</w:t>
      </w:r>
      <w:r w:rsidRPr="0041642D" w:rsidR="00712F9C">
        <w:rPr/>
        <w:t>, and the Andes’ eastern slopes</w:t>
      </w:r>
      <w:r w:rsidRPr="0041642D" w:rsidR="006848C3">
        <w:rPr/>
        <w:t xml:space="preserve">; </w:t>
      </w:r>
      <w:r w:rsidRPr="0041642D">
        <w:rPr/>
        <w:t>"La Sierra", contains the inter-Andean region between the</w:t>
      </w:r>
      <w:r w:rsidRPr="0041642D" w:rsidR="00E44207">
        <w:rPr/>
        <w:t xml:space="preserve"> </w:t>
      </w:r>
      <w:r w:rsidRPr="0041642D">
        <w:rPr/>
        <w:t>western and the eastern slopes</w:t>
      </w:r>
      <w:r w:rsidRPr="0041642D" w:rsidR="005511DB">
        <w:rPr/>
        <w:t xml:space="preserve"> of the Andes.</w:t>
      </w:r>
      <w:commentRangeEnd w:id="14"/>
      <w:r w:rsidRPr="0041642D">
        <w:commentReference w:id="14"/>
      </w:r>
      <w:commentRangeEnd w:id="15"/>
      <w:r w:rsidRPr="0041642D" w:rsidR="000D1E3E">
        <w:rPr>
          <w:rStyle w:val="CommentReference"/>
        </w:rPr>
        <w:commentReference w:id="15"/>
      </w:r>
    </w:p>
    <w:p w:rsidRPr="0041642D" w:rsidR="00DB78AF" w:rsidP="00300BE1" w:rsidRDefault="00EE5237" w14:paraId="4F585ACF" w14:textId="1C15779A">
      <w:commentRangeStart w:id="18"/>
      <w:commentRangeStart w:id="19"/>
      <w:r w:rsidRPr="0041642D">
        <w:t>The rainy season in "La Costa" spans from December to May</w:t>
      </w:r>
      <w:r w:rsidRPr="0041642D" w:rsidR="00612589">
        <w:t>, and it</w:t>
      </w:r>
      <w:r w:rsidRPr="0041642D" w:rsidR="0046178B">
        <w:t xml:space="preserve">s intensity can be modulated by </w:t>
      </w:r>
      <w:r w:rsidRPr="0041642D" w:rsidR="00BE4B8E">
        <w:t xml:space="preserve">broader scale atmospheric and oceanic phenomena. </w:t>
      </w:r>
      <w:r w:rsidRPr="0041642D" w:rsidR="00BD0DF3">
        <w:t xml:space="preserve">The extreme </w:t>
      </w:r>
      <w:r w:rsidRPr="0041642D" w:rsidR="00394290">
        <w:t>phases of El Niño Southern Oscillation</w:t>
      </w:r>
      <w:r w:rsidRPr="0041642D" w:rsidR="000D2505">
        <w:t xml:space="preserve"> (ENSO)</w:t>
      </w:r>
      <w:r w:rsidRPr="0041642D" w:rsidR="00394290">
        <w:t xml:space="preserve"> </w:t>
      </w:r>
      <w:r w:rsidRPr="0041642D" w:rsidR="000D2505">
        <w:t>known</w:t>
      </w:r>
      <w:r w:rsidRPr="0041642D" w:rsidR="00BD0DF3">
        <w:t xml:space="preserve"> as El Niño (i.e., above-average SST in the Pacific Ocean) and La Niña (i.e., below-average SST), respectively, enhance </w:t>
      </w:r>
      <w:r w:rsidRPr="0041642D" w:rsidR="00F021BC">
        <w:t>and</w:t>
      </w:r>
      <w:r w:rsidRPr="0041642D" w:rsidR="00BD0DF3">
        <w:t xml:space="preserve"> decrease the average rainfall during the rainy season</w:t>
      </w:r>
      <w:r w:rsidRPr="0041642D" w:rsidR="000D2505">
        <w:t xml:space="preserve"> </w:t>
      </w:r>
      <w:r w:rsidRPr="0041642D" w:rsidR="000D2505">
        <w:fldChar w:fldCharType="begin" w:fldLock="1"/>
      </w:r>
      <w:r w:rsidRPr="0041642D" w:rsidR="002D777B">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et al. 2014; Tobar and Wyseure 2018)","plainTextFormattedCitation":"(Recalde-Coronel et al. 2014; Tobar and Wyseure 2018)","previouslyFormattedCitation":"(Recalde-Coronel et al. 2014; Tobar and Wyseure 2018)"},"properties":{"noteIndex":0},"schema":"https://github.com/citation-style-language/schema/raw/master/csl-citation.json"}</w:instrText>
      </w:r>
      <w:r w:rsidRPr="0041642D" w:rsidR="000D2505">
        <w:fldChar w:fldCharType="separate"/>
      </w:r>
      <w:r w:rsidRPr="0041642D" w:rsidR="00486BB0">
        <w:rPr>
          <w:noProof/>
        </w:rPr>
        <w:t>(Recalde-Coronel et al. 2014; Tobar and Wyseure 2018)</w:t>
      </w:r>
      <w:r w:rsidRPr="0041642D" w:rsidR="000D2505">
        <w:fldChar w:fldCharType="end"/>
      </w:r>
      <w:r w:rsidRPr="0041642D" w:rsidR="00BD0DF3">
        <w:t xml:space="preserve">. </w:t>
      </w:r>
      <w:r w:rsidRPr="0041642D" w:rsidR="00D80692">
        <w:t>In addition</w:t>
      </w:r>
      <w:r w:rsidRPr="0041642D" w:rsidR="000D2505">
        <w:t>,</w:t>
      </w:r>
      <w:r w:rsidRPr="0041642D" w:rsidR="00B476CC">
        <w:t xml:space="preserve"> the Madden-Julian Oscillation</w:t>
      </w:r>
      <w:r w:rsidRPr="0041642D" w:rsidR="000D2505">
        <w:t xml:space="preserve"> phase</w:t>
      </w:r>
      <w:r w:rsidRPr="0041642D" w:rsidR="00E558F9">
        <w:t>s</w:t>
      </w:r>
      <w:r w:rsidRPr="0041642D" w:rsidR="000D2505">
        <w:t xml:space="preserve"> </w:t>
      </w:r>
      <w:r w:rsidRPr="0041642D" w:rsidR="00E558F9">
        <w:t xml:space="preserve">1 and </w:t>
      </w:r>
      <w:r w:rsidRPr="0041642D" w:rsidR="000D2505">
        <w:t>8</w:t>
      </w:r>
      <w:r w:rsidRPr="0041642D" w:rsidR="00AA40C9">
        <w:t xml:space="preserve"> </w:t>
      </w:r>
      <w:r w:rsidRPr="0041642D" w:rsidR="00B476CC">
        <w:t>(i.e., when the convection centre is found over the Western Hemisphere and Africa)</w:t>
      </w:r>
      <w:r w:rsidRPr="0041642D" w:rsidR="00AA40C9">
        <w:t xml:space="preserve">, and </w:t>
      </w:r>
      <w:r w:rsidRPr="0041642D" w:rsidR="00B476CC">
        <w:t>4 and 5 (i.e., when the convection centre is found over the Maritime Continent)</w:t>
      </w:r>
      <w:r w:rsidRPr="0041642D" w:rsidR="00F559C6">
        <w:t xml:space="preserve"> are associated, respectively, with</w:t>
      </w:r>
      <w:r w:rsidRPr="0041642D" w:rsidR="009B6583">
        <w:t xml:space="preserve"> </w:t>
      </w:r>
      <w:r w:rsidRPr="0041642D" w:rsidR="00DD17AC">
        <w:t xml:space="preserve">an enhancement and </w:t>
      </w:r>
      <w:r w:rsidRPr="0041642D" w:rsidR="005E72C6">
        <w:t xml:space="preserve">decrease of precipitation </w:t>
      </w:r>
      <w:r w:rsidRPr="0041642D" w:rsidR="00150E3B">
        <w:fldChar w:fldCharType="begin" w:fldLock="1"/>
      </w:r>
      <w:r w:rsidRPr="0041642D" w:rsidR="002D777B">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2020)","manualFormatting":"(MJO, Recalde-Coronel et al., 2020)","plainTextFormattedCitation":"(Recalde-Coronel et al. 2020)","previouslyFormattedCitation":"(Recalde-Coronel et al. 2020)"},"properties":{"noteIndex":0},"schema":"https://github.com/citation-style-language/schema/raw/master/csl-citation.json"}</w:instrText>
      </w:r>
      <w:r w:rsidRPr="0041642D" w:rsidR="00150E3B">
        <w:fldChar w:fldCharType="separate"/>
      </w:r>
      <w:r w:rsidRPr="0041642D" w:rsidR="00150E3B">
        <w:rPr>
          <w:noProof/>
        </w:rPr>
        <w:t xml:space="preserve">(MJO, Recalde-Coronel </w:t>
      </w:r>
      <w:r w:rsidRPr="0041642D" w:rsidR="00150E3B">
        <w:rPr>
          <w:i/>
          <w:noProof/>
        </w:rPr>
        <w:t>et al.</w:t>
      </w:r>
      <w:r w:rsidRPr="0041642D" w:rsidR="00150E3B">
        <w:rPr>
          <w:noProof/>
        </w:rPr>
        <w:t>, 2020)</w:t>
      </w:r>
      <w:r w:rsidRPr="0041642D" w:rsidR="00150E3B">
        <w:fldChar w:fldCharType="end"/>
      </w:r>
      <w:r w:rsidRPr="0041642D" w:rsidR="00150E3B">
        <w:t xml:space="preserve">. </w:t>
      </w:r>
      <w:r w:rsidRPr="0041642D" w:rsidR="008D78FD">
        <w:t>“La Sierra” has a complex spatial precipitation pattern</w:t>
      </w:r>
      <w:r w:rsidRPr="0041642D" w:rsidR="00D92B29">
        <w:t xml:space="preserve">, with </w:t>
      </w:r>
      <w:r w:rsidRPr="0041642D" w:rsidR="001F4BB5">
        <w:t xml:space="preserve">convective activity in the </w:t>
      </w:r>
      <w:r w:rsidRPr="0041642D" w:rsidR="008D78FD">
        <w:t xml:space="preserve">inter-Andean valleys </w:t>
      </w:r>
      <w:r w:rsidRPr="0041642D" w:rsidR="00D92B29">
        <w:t xml:space="preserve">being influenced </w:t>
      </w:r>
      <w:r w:rsidRPr="0041642D" w:rsidR="00340422">
        <w:t>by oceanic and continental air masses</w:t>
      </w:r>
      <w:r w:rsidRPr="0041642D" w:rsidR="00D92B29">
        <w:t>.</w:t>
      </w:r>
      <w:r w:rsidRPr="0041642D" w:rsidR="00340422">
        <w:t xml:space="preserve"> </w:t>
      </w:r>
      <w:r w:rsidRPr="0041642D" w:rsidR="00504604">
        <w:t xml:space="preserve">“La Sierra” has </w:t>
      </w:r>
      <w:r w:rsidRPr="0041642D" w:rsidR="008D78FD">
        <w:t>two main rainy seasons (February to May and October-November)</w:t>
      </w:r>
      <w:r w:rsidRPr="0041642D" w:rsidR="00504604">
        <w:t>, and a</w:t>
      </w:r>
      <w:r w:rsidRPr="0041642D" w:rsidR="008D78FD">
        <w:t>s air masses lose much of their humidity on both flanks of the Andes, precipitation amounts in the inter-Andean region are rather low, varying between 800 and 1500 mm/year</w:t>
      </w:r>
      <w:r w:rsidRPr="0041642D" w:rsidR="001311F1">
        <w:t xml:space="preserve"> </w:t>
      </w:r>
      <w:r w:rsidRPr="0041642D" w:rsidR="001311F1">
        <w:fldChar w:fldCharType="begin" w:fldLock="1"/>
      </w:r>
      <w:r w:rsidRPr="0041642D" w:rsidR="002D777B">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Pr="0041642D" w:rsidR="001311F1">
        <w:fldChar w:fldCharType="separate"/>
      </w:r>
      <w:r w:rsidRPr="0041642D" w:rsidR="00486BB0">
        <w:rPr>
          <w:noProof/>
        </w:rPr>
        <w:t>(Vuille et al. 2000)</w:t>
      </w:r>
      <w:r w:rsidRPr="0041642D" w:rsidR="001311F1">
        <w:fldChar w:fldCharType="end"/>
      </w:r>
      <w:r w:rsidRPr="0041642D" w:rsidR="00970608">
        <w:t xml:space="preserve">. </w:t>
      </w:r>
      <w:r w:rsidRPr="0041642D">
        <w:t>It rains throughout the year in "El Oriente" with the wettest (driest) months being April-July (September-October). The rainfall climatology in “El Oriente” is</w:t>
      </w:r>
      <w:r w:rsidRPr="0041642D" w:rsidR="00D3434B">
        <w:t xml:space="preserve"> </w:t>
      </w:r>
      <w:r w:rsidRPr="0041642D" w:rsidR="00935255">
        <w:t xml:space="preserve">considered to be </w:t>
      </w:r>
      <w:r w:rsidRPr="0041642D">
        <w:t xml:space="preserve">primarily influenced by the strong convective activity across the Amazon Forest and the water vapour variations from the </w:t>
      </w:r>
      <w:r w:rsidRPr="0041642D" w:rsidR="006D0C7C">
        <w:t xml:space="preserve">sea surface temperature </w:t>
      </w:r>
      <w:r w:rsidRPr="0041642D">
        <w:t>of the tropical Atlantic Ocean.</w:t>
      </w:r>
      <w:commentRangeEnd w:id="18"/>
      <w:r w:rsidRPr="0041642D">
        <w:commentReference w:id="18"/>
      </w:r>
      <w:commentRangeEnd w:id="19"/>
      <w:r w:rsidRPr="0041642D" w:rsidR="00212DDF">
        <w:rPr>
          <w:rStyle w:val="CommentReference"/>
        </w:rPr>
        <w:commentReference w:id="19"/>
      </w:r>
    </w:p>
    <w:p w:rsidRPr="0041642D" w:rsidR="00FE671B" w:rsidP="00FE671B" w:rsidRDefault="00176733" w14:paraId="786BE52D" w14:textId="27ECD7D4">
      <w:commentRangeStart w:id="20"/>
      <w:commentRangeStart w:id="21"/>
      <w:commentRangeStart w:id="22"/>
      <w:r w:rsidRPr="0041642D">
        <w:t>F</w:t>
      </w:r>
      <w:r w:rsidRPr="0041642D" w:rsidR="00EE5237">
        <w:t>looding in “La Costa”</w:t>
      </w:r>
      <w:r w:rsidRPr="0041642D" w:rsidR="004A28CB">
        <w:t>, especially</w:t>
      </w:r>
      <w:r w:rsidRPr="0041642D" w:rsidR="00EE5237">
        <w:t xml:space="preserve"> during El Niño events</w:t>
      </w:r>
      <w:r w:rsidRPr="0041642D" w:rsidR="001D1A87">
        <w:t>,</w:t>
      </w:r>
      <w:r w:rsidRPr="0041642D" w:rsidR="00EE5237">
        <w:t xml:space="preserve"> can cause considerable material loss and deaths</w:t>
      </w:r>
      <w:r w:rsidRPr="0041642D" w:rsidR="00E23399">
        <w:t xml:space="preserve">. </w:t>
      </w:r>
      <w:r w:rsidRPr="0041642D" w:rsidR="00DC16E0">
        <w:t xml:space="preserve">Prolonged rainfall events (from 1 to multiple days of continuous rainfall) can make rivers to burst their banks, and flood </w:t>
      </w:r>
      <w:r w:rsidRPr="0041642D" w:rsidR="00930C1E">
        <w:t>extensive plain areas, which also tend to be</w:t>
      </w:r>
      <w:r w:rsidRPr="0041642D" w:rsidR="004D436E">
        <w:t xml:space="preserve"> the most</w:t>
      </w:r>
      <w:r w:rsidRPr="0041642D" w:rsidR="00930C1E">
        <w:t xml:space="preserve"> heavily populated </w:t>
      </w:r>
      <w:r w:rsidRPr="0041642D" w:rsidR="001F2CB5">
        <w:t>(</w:t>
      </w:r>
      <w:r w:rsidRPr="0041642D" w:rsidR="003B3A87">
        <w:fldChar w:fldCharType="begin"/>
      </w:r>
      <w:r w:rsidRPr="0041642D" w:rsidR="003B3A87">
        <w:instrText xml:space="preserve"> REF _Ref98846796 \h </w:instrText>
      </w:r>
      <w:r w:rsidRPr="0041642D" w:rsidR="003B3A87">
        <w:fldChar w:fldCharType="separate"/>
      </w:r>
      <w:r w:rsidRPr="0041642D" w:rsidR="009D77B6">
        <w:rPr>
          <w:b/>
          <w:bCs/>
        </w:rPr>
        <w:t xml:space="preserve">Figure </w:t>
      </w:r>
      <w:r w:rsidR="009D77B6">
        <w:rPr>
          <w:b/>
          <w:bCs/>
          <w:noProof/>
        </w:rPr>
        <w:t>1</w:t>
      </w:r>
      <w:r w:rsidRPr="0041642D" w:rsidR="003B3A87">
        <w:fldChar w:fldCharType="end"/>
      </w:r>
      <w:r w:rsidRPr="0041642D" w:rsidR="001F2CB5">
        <w:rPr>
          <w:b/>
          <w:bCs/>
        </w:rPr>
        <w:t>c</w:t>
      </w:r>
      <w:r w:rsidRPr="0041642D" w:rsidR="001F2CB5">
        <w:t>)</w:t>
      </w:r>
      <w:r w:rsidRPr="0041642D" w:rsidR="004D436E">
        <w:t>.</w:t>
      </w:r>
      <w:r w:rsidRPr="0041642D" w:rsidR="00C15570">
        <w:t xml:space="preserve"> Such </w:t>
      </w:r>
      <w:r w:rsidRPr="0041642D" w:rsidR="001C356D">
        <w:t xml:space="preserve">rainfall </w:t>
      </w:r>
      <w:r w:rsidRPr="0041642D" w:rsidR="00C15570">
        <w:t xml:space="preserve">events can also cause severe surface runoff in areas far from rivers due to the saturation of the ground </w:t>
      </w:r>
      <w:r w:rsidRPr="0041642D" w:rsidR="00C15570">
        <w:fldChar w:fldCharType="begin" w:fldLock="1"/>
      </w:r>
      <w:r w:rsidRPr="0041642D" w:rsidR="002D777B">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Pr="0041642D" w:rsidR="00C15570">
        <w:fldChar w:fldCharType="separate"/>
      </w:r>
      <w:r w:rsidRPr="0041642D" w:rsidR="00486BB0">
        <w:rPr>
          <w:noProof/>
        </w:rPr>
        <w:t>(Galarza-Villamar et al. 2018)</w:t>
      </w:r>
      <w:r w:rsidRPr="0041642D" w:rsidR="00C15570">
        <w:fldChar w:fldCharType="end"/>
      </w:r>
      <w:r w:rsidRPr="0041642D" w:rsidR="001C356D">
        <w:t xml:space="preserve">. </w:t>
      </w:r>
      <w:r w:rsidRPr="0041642D" w:rsidR="00C03272">
        <w:t xml:space="preserve">Rivers in “La </w:t>
      </w:r>
      <w:r w:rsidRPr="0041642D" w:rsidR="00C03272">
        <w:lastRenderedPageBreak/>
        <w:t>Sierra” are highly sensitive to extreme localized rainfall events, and consequently are prone to flash flooding</w:t>
      </w:r>
      <w:r w:rsidRPr="0041642D" w:rsidR="00912D15">
        <w:t xml:space="preserve"> </w:t>
      </w:r>
      <w:r w:rsidRPr="0041642D" w:rsidR="00912D15">
        <w:fldChar w:fldCharType="begin" w:fldLock="1"/>
      </w:r>
      <w:r w:rsidRPr="0041642D" w:rsidR="002D777B">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id":"ITEM-2","itemData":{"DOI":"10.3389/frwa.2020.545880","author":[{"dropping-particle":"","family":"Pinos","given":"Juan","non-dropping-particle":"","parse-names":false,"suffix":""},{"dropping-particle":"","family":"Timbe","given":"Luis","non-dropping-particle":"","parse-names":false,"suffix":""}],"container-title":"Frontiers in Water","id":"ITEM-2","issued":{"date-parts":[["2020"]]},"page":"36","title":"Mountain Riverine Floods in Ecuador: Issues, Challenges, and Opportunities","type":"article-journal","volume":"2"},"uris":["http://www.mendeley.com/documents/?uuid=8a4cf7fb-8bf1-35a4-b2de-98a4c232a442"]}],"mendeley":{"formattedCitation":"(Laraque et al. 2009; Pinos and Timbe 2020)","plainTextFormattedCitation":"(Laraque et al. 2009; Pinos and Timbe 2020)","previouslyFormattedCitation":"(Laraque et al. 2009; Pinos and Timbe 2020)"},"properties":{"noteIndex":0},"schema":"https://github.com/citation-style-language/schema/raw/master/csl-citation.json"}</w:instrText>
      </w:r>
      <w:r w:rsidRPr="0041642D" w:rsidR="00912D15">
        <w:fldChar w:fldCharType="separate"/>
      </w:r>
      <w:r w:rsidRPr="0041642D" w:rsidR="00486BB0">
        <w:rPr>
          <w:noProof/>
        </w:rPr>
        <w:t>(Laraque et al. 2009; Pinos and Timbe 2020)</w:t>
      </w:r>
      <w:r w:rsidRPr="0041642D" w:rsidR="00912D15">
        <w:fldChar w:fldCharType="end"/>
      </w:r>
      <w:r w:rsidRPr="0041642D" w:rsidR="00912D15">
        <w:t xml:space="preserve">. </w:t>
      </w:r>
      <w:commentRangeStart w:id="23"/>
      <w:commentRangeStart w:id="24"/>
      <w:r w:rsidRPr="0041642D" w:rsidR="00447DC4">
        <w:t>“El Oriente”, as other parts of the Amazonian basin, displays a large lag between a single-rainfall-event-peak and river discharge peaks due to the size and length of Amazonian rivers, flood plain storage and relative interactions, and rivers generally having a shallow bed and topographical slopes, with relatively slow moving waters</w:t>
      </w:r>
      <w:r w:rsidRPr="0041642D" w:rsidR="002348C1">
        <w:t xml:space="preserve"> </w:t>
      </w:r>
      <w:r w:rsidRPr="0041642D" w:rsidR="002348C1">
        <w:fldChar w:fldCharType="begin" w:fldLock="1"/>
      </w:r>
      <w:r w:rsidRPr="0041642D" w:rsidR="002D777B">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Pr="0041642D" w:rsidR="002348C1">
        <w:fldChar w:fldCharType="separate"/>
      </w:r>
      <w:r w:rsidRPr="0041642D" w:rsidR="00486BB0">
        <w:rPr>
          <w:noProof/>
        </w:rPr>
        <w:t>(Trigg et al. 2009)</w:t>
      </w:r>
      <w:r w:rsidRPr="0041642D" w:rsidR="002348C1">
        <w:fldChar w:fldCharType="end"/>
      </w:r>
      <w:r w:rsidRPr="0041642D" w:rsidR="002348C1">
        <w:t>.</w:t>
      </w:r>
      <w:r w:rsidRPr="0041642D" w:rsidR="009C57F4">
        <w:t xml:space="preserve"> </w:t>
      </w:r>
      <w:r w:rsidR="00940873">
        <w:t xml:space="preserve"> R</w:t>
      </w:r>
      <w:r w:rsidRPr="0041642D" w:rsidR="009C57F4">
        <w:t xml:space="preserve">iver flows show instead a much stronger response to seasonal rainfall patterns as opposed to single rainfall events </w:t>
      </w:r>
      <w:r w:rsidRPr="0041642D" w:rsidR="009C57F4">
        <w:fldChar w:fldCharType="begin" w:fldLock="1"/>
      </w:r>
      <w:r w:rsidRPr="0041642D" w:rsidR="002D777B">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Pr="0041642D" w:rsidR="009C57F4">
        <w:fldChar w:fldCharType="separate"/>
      </w:r>
      <w:r w:rsidRPr="0041642D" w:rsidR="00486BB0">
        <w:rPr>
          <w:noProof/>
        </w:rPr>
        <w:t>(Trigg et al. 2009)</w:t>
      </w:r>
      <w:r w:rsidRPr="0041642D" w:rsidR="009C57F4">
        <w:fldChar w:fldCharType="end"/>
      </w:r>
      <w:r w:rsidRPr="0041642D" w:rsidR="009C57F4">
        <w:t>.</w:t>
      </w:r>
      <w:commentRangeEnd w:id="23"/>
      <w:r w:rsidRPr="0041642D" w:rsidR="00447DC4">
        <w:commentReference w:id="23"/>
      </w:r>
      <w:commentRangeEnd w:id="24"/>
      <w:r w:rsidRPr="0041642D" w:rsidR="00447DC4">
        <w:rPr>
          <w:rStyle w:val="CommentReference"/>
        </w:rPr>
        <w:commentReference w:id="24"/>
      </w:r>
      <w:commentRangeEnd w:id="20"/>
      <w:r w:rsidRPr="0041642D" w:rsidR="00EE5237">
        <w:commentReference w:id="20"/>
      </w:r>
      <w:commentRangeEnd w:id="21"/>
      <w:r w:rsidRPr="0041642D" w:rsidR="00EE5237">
        <w:commentReference w:id="21"/>
      </w:r>
      <w:commentRangeEnd w:id="22"/>
      <w:r w:rsidRPr="0041642D" w:rsidR="00EE5237">
        <w:commentReference w:id="22"/>
      </w:r>
    </w:p>
    <w:p w:rsidRPr="0041642D" w:rsidR="002317D9" w:rsidP="00C81135" w:rsidRDefault="00EE5237" w14:paraId="022AD935" w14:textId="7FE11191">
      <w:pPr>
        <w:pStyle w:val="Heading1"/>
        <w:numPr>
          <w:ilvl w:val="0"/>
          <w:numId w:val="6"/>
        </w:numPr>
      </w:pPr>
      <w:r w:rsidRPr="0041642D">
        <w:t>Data</w:t>
      </w:r>
    </w:p>
    <w:p w:rsidRPr="0041642D" w:rsidR="002317D9" w:rsidP="00D06FA0" w:rsidRDefault="00EE5237" w14:paraId="022AD937" w14:textId="3E8F2B0B">
      <w:pPr>
        <w:pStyle w:val="Heading2"/>
        <w:numPr>
          <w:ilvl w:val="1"/>
          <w:numId w:val="6"/>
        </w:numPr>
      </w:pPr>
      <w:r w:rsidRPr="0041642D">
        <w:t>Flash flood reports</w:t>
      </w:r>
    </w:p>
    <w:p w:rsidRPr="0041642D" w:rsidR="00617553" w:rsidP="00617553" w:rsidRDefault="00EE5237" w14:paraId="17D80510" w14:textId="2611C4C0">
      <w:r w:rsidRPr="0041642D">
        <w:t>​​</w:t>
      </w:r>
      <w:r w:rsidRPr="0041642D" w:rsidR="00FE671B">
        <w:t xml:space="preserve"> Like in many regions of the world, the disaggregation by flood types and specific documentation about historical flash flood events and their impacts is rare. This is mostly due to a lack of commonly accepted flash flood definition</w:t>
      </w:r>
      <w:r w:rsidR="00A23F9A">
        <w:t xml:space="preserve"> </w:t>
      </w:r>
      <w:r w:rsidRPr="0041642D" w:rsidR="00A23F9A">
        <w:fldChar w:fldCharType="begin" w:fldLock="1"/>
      </w:r>
      <w:r w:rsidRPr="0041642D" w:rsidR="00A23F9A">
        <w:instrText>ADDIN CSL_CITATION {"citationItems":[{"id":"ITEM-1","itemData":{"URL":"https://www.anticipation-hub.org/news/forecast-based-financing-for-flash-floods-a-flash-flood-confidence-index","author":[{"dropping-particle":"","family":"Kruczkiewicz","given":"Andrew","non-dropping-particle":"","parse-names":false,"suffix":""},{"dropping-particle":"","family":"Bucherie","given":"Agathe","non-dropping-particle":"","parse-names":false,"suffix":""},{"dropping-particle":"","family":"Ayala","given":"Fernanda","non-dropping-particle":"","parse-names":false,"suffix":""},{"dropping-particle":"","family":"Bazo","given":"Juan","non-dropping-particle":"","parse-names":false,"suffix":""}],"container-title":"Anticipation Hub","id":"ITEM-1","issued":{"date-parts":[["2021"]]},"title":"Forecast-based financing for flash floods: a flash flood confidence index to improve flood reporting","type":"webpage"},"uris":["http://www.mendeley.com/documents/?uuid=65c049cd-c1bc-44cb-8def-d147a6d21c73"]}],"mendeley":{"formattedCitation":"(Kruczkiewicz et al. 2021a)","plainTextFormattedCitation":"(Kruczkiewicz et al. 2021a)","previouslyFormattedCitation":"(Kruczkiewicz et al. 2021a)"},"properties":{"noteIndex":0},"schema":"https://github.com/citation-style-language/schema/raw/master/csl-citation.json"}</w:instrText>
      </w:r>
      <w:r w:rsidRPr="0041642D" w:rsidR="00A23F9A">
        <w:fldChar w:fldCharType="separate"/>
      </w:r>
      <w:r w:rsidRPr="0041642D" w:rsidR="00A23F9A">
        <w:rPr>
          <w:noProof/>
        </w:rPr>
        <w:t>(Kruczkiewicz et al. 2021a)</w:t>
      </w:r>
      <w:r w:rsidRPr="0041642D" w:rsidR="00A23F9A">
        <w:fldChar w:fldCharType="end"/>
      </w:r>
      <w:r w:rsidR="00C477BD">
        <w:t xml:space="preserve"> </w:t>
      </w:r>
      <w:r w:rsidR="00B4037F">
        <w:t>but also in part driven by differences in both definitions of flood types and in risk perception for various flood types that exist within a given area</w:t>
      </w:r>
      <w:r w:rsidR="00A8668C">
        <w:t>, which is the case in Ecuador</w:t>
      </w:r>
      <w:r w:rsidR="00062C77">
        <w:t xml:space="preserve"> </w:t>
      </w:r>
      <w:r w:rsidR="00F56914">
        <w:fldChar w:fldCharType="begin" w:fldLock="1"/>
      </w:r>
      <w:r w:rsidR="004E6B37">
        <w:instrText>ADDIN CSL_CITATION {"citationItems":[{"id":"ITEM-1","itemData":{"DOI":"10.1016/j.ijdrr.2022.102897","author":[{"dropping-particle":"","family":"Bucherie","given":"Agathe","</w:instrText>
      </w:r>
      <w:r w:rsidRPr="007A5759" w:rsidR="004E6B37">
        <w:rPr>
          <w:lang w:val="nl-NL"/>
        </w:rPr>
        <w:instrText>non-dropping-particle":"","parse-names":false,"suffix":""},{"dropping-particle":"","family":"Hultquist","given":"Carolynne","non-dropping-particle":"","parse-names":false,"suffix":""},{"dropping-particle":"","family":"Adamo","given":"Susana","non-dropping-particle":"","parse-names":false,"suffix":""},{"dropping-particle":"","family":"Neely","given":"Colleen","non-dropping-particle":"","parse-names":false,"suffix":""},{"dropping-particle":"","family":"Ayala","given":"Fernanda","non-dropping-particle":"","parse-names":false,"suffix":""},{"dropping-particle":"","family":"Bazo","given":"Juan","non-dropping-particle":"","parse-names":false,"suffix":""},{"dropping-particle":"","family":"Kruczkiewicz","given":"Andrew","non-dropping-particle":"","parse-names":false,"suffix":""}],"container-title":"International Journal of Disaster Risk Reduction","id":"ITEM-1","issue":"October 2021","issued":{"date-parts":[["2022"]]},"page":"102897","title":"A comparison of social vulnerability indices specific to flooding in Ecuador: Principal component analysis (PCA) and expert knowledge","type":"article</w:instrText>
      </w:r>
      <w:r w:rsidRPr="00D70DE6" w:rsidR="004E6B37">
        <w:rPr>
          <w:lang w:val="nl-NL"/>
        </w:rPr>
        <w:instrText>-journal","volume":"73"},"uris":["http://www.mendeley.com/documents/?uuid=fe513f3e-3db6-48b3-9727-448899220868"]}],"mendeley":{"formattedCitation":"(Bucherie et al. 2022)","plainTextFormattedCitation":"(Bucherie et al. 2022)","previouslyFormattedCitation":"(Bucherie et al. 2022)"},"properties":{"noteIndex":0},"schema":"https://github.com/citation-style-language/schema/raw/master/csl-citation.json"}</w:instrText>
      </w:r>
      <w:r w:rsidR="00F56914">
        <w:fldChar w:fldCharType="separate"/>
      </w:r>
      <w:r w:rsidRPr="00D70DE6" w:rsidR="00F56914">
        <w:rPr>
          <w:noProof/>
          <w:lang w:val="nl-NL"/>
        </w:rPr>
        <w:t>(Bucherie et al. 2022)</w:t>
      </w:r>
      <w:r w:rsidR="00F56914">
        <w:fldChar w:fldCharType="end"/>
      </w:r>
      <w:r w:rsidRPr="00D70DE6" w:rsidR="00FE671B">
        <w:rPr>
          <w:lang w:val="nl-NL"/>
        </w:rPr>
        <w:t>.</w:t>
      </w:r>
      <w:r w:rsidRPr="00D70DE6" w:rsidR="00825DAF">
        <w:rPr>
          <w:lang w:val="nl-NL"/>
        </w:rPr>
        <w:t xml:space="preserve"> </w:t>
      </w:r>
      <w:r w:rsidRPr="00D70DE6" w:rsidR="00825DAF">
        <w:rPr>
          <w:noProof/>
          <w:lang w:val="nl-NL"/>
        </w:rPr>
        <w:t xml:space="preserve">Kruczkiewicz </w:t>
      </w:r>
      <w:r w:rsidRPr="00D70DE6" w:rsidR="00825DAF">
        <w:rPr>
          <w:i/>
          <w:noProof/>
          <w:lang w:val="nl-NL"/>
        </w:rPr>
        <w:t>et al.</w:t>
      </w:r>
      <w:r w:rsidRPr="00D70DE6" w:rsidR="00FE671B">
        <w:rPr>
          <w:lang w:val="nl-NL"/>
        </w:rPr>
        <w:t xml:space="preserve"> </w:t>
      </w:r>
      <w:r w:rsidRPr="0041642D" w:rsidR="00825DAF">
        <w:fldChar w:fldCharType="begin" w:fldLock="1"/>
      </w:r>
      <w:r w:rsidRPr="00D70DE6" w:rsidR="00486BB0">
        <w:rPr>
          <w:lang w:val="nl-NL"/>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suppress-author":1,"uris":["http://www.mendeley.com/documents/?uuid=19fd6732-6c4e-31fa-a0ab-46860e39908f"]}],"mendeley":{"formattedCitation":"(2021b)","plainTextFormattedCitation":"(2021b)","previouslyFormattedCitation":"(2021b)"},"properties":{"noteIndex":0},"schema":"https://github.com/citation-style-language/schema/raw/master/csl-citation.json"}</w:instrText>
      </w:r>
      <w:r w:rsidRPr="0041642D" w:rsidR="00825DAF">
        <w:fldChar w:fldCharType="separate"/>
      </w:r>
      <w:r w:rsidRPr="00D70DE6" w:rsidR="00825DAF">
        <w:rPr>
          <w:noProof/>
          <w:lang w:val="nl-NL"/>
        </w:rPr>
        <w:t>(2021b)</w:t>
      </w:r>
      <w:r w:rsidRPr="0041642D" w:rsidR="00825DAF">
        <w:fldChar w:fldCharType="end"/>
      </w:r>
      <w:r w:rsidRPr="00D70DE6" w:rsidR="00825DAF">
        <w:rPr>
          <w:lang w:val="nl-NL"/>
        </w:rPr>
        <w:t xml:space="preserve"> developed a </w:t>
      </w:r>
      <w:hyperlink w:history="1" r:id="rId13">
        <w:r w:rsidRPr="00D70DE6">
          <w:rPr>
            <w:lang w:val="nl-NL"/>
          </w:rPr>
          <w:t>method to assign a</w:t>
        </w:r>
      </w:hyperlink>
      <w:hyperlink w:history="1" r:id="rId14">
        <w:r w:rsidRPr="00D70DE6">
          <w:rPr>
            <w:lang w:val="nl-NL"/>
          </w:rPr>
          <w:t>n</w:t>
        </w:r>
      </w:hyperlink>
      <w:hyperlink w:history="1" r:id="rId15">
        <w:r w:rsidRPr="00D70DE6">
          <w:rPr>
            <w:lang w:val="nl-NL"/>
          </w:rPr>
          <w:t xml:space="preserve"> </w:t>
        </w:r>
        <w:r w:rsidRPr="00D70DE6" w:rsidR="00486BB0">
          <w:rPr>
            <w:lang w:val="nl-NL"/>
          </w:rPr>
          <w:t>“</w:t>
        </w:r>
        <w:r w:rsidRPr="00D70DE6" w:rsidR="00825DAF">
          <w:rPr>
            <w:lang w:val="nl-NL"/>
          </w:rPr>
          <w:t>E</w:t>
        </w:r>
        <w:r w:rsidRPr="00D70DE6">
          <w:rPr>
            <w:lang w:val="nl-NL"/>
          </w:rPr>
          <w:t>nhanced</w:t>
        </w:r>
      </w:hyperlink>
      <w:hyperlink w:history="1" r:id="rId16">
        <w:r w:rsidRPr="00D70DE6">
          <w:rPr>
            <w:lang w:val="nl-NL"/>
          </w:rPr>
          <w:t xml:space="preserve"> </w:t>
        </w:r>
        <w:r w:rsidRPr="00D70DE6" w:rsidR="00825DAF">
          <w:rPr>
            <w:lang w:val="nl-NL"/>
          </w:rPr>
          <w:t>F</w:t>
        </w:r>
        <w:r w:rsidRPr="00D70DE6">
          <w:rPr>
            <w:lang w:val="nl-NL"/>
          </w:rPr>
          <w:t xml:space="preserve">lash </w:t>
        </w:r>
        <w:r w:rsidRPr="00D70DE6" w:rsidR="00825DAF">
          <w:rPr>
            <w:lang w:val="nl-NL"/>
          </w:rPr>
          <w:t>F</w:t>
        </w:r>
        <w:r w:rsidRPr="00D70DE6">
          <w:rPr>
            <w:lang w:val="nl-NL"/>
          </w:rPr>
          <w:t xml:space="preserve">lood </w:t>
        </w:r>
        <w:r w:rsidRPr="00D70DE6" w:rsidR="00825DAF">
          <w:rPr>
            <w:lang w:val="nl-NL"/>
          </w:rPr>
          <w:t>C</w:t>
        </w:r>
        <w:r w:rsidRPr="00D70DE6">
          <w:rPr>
            <w:lang w:val="nl-NL"/>
          </w:rPr>
          <w:t xml:space="preserve">onfidence </w:t>
        </w:r>
        <w:r w:rsidRPr="00D70DE6" w:rsidR="00825DAF">
          <w:rPr>
            <w:lang w:val="nl-NL"/>
          </w:rPr>
          <w:t>I</w:t>
        </w:r>
        <w:r w:rsidRPr="00D70DE6">
          <w:rPr>
            <w:lang w:val="nl-NL"/>
          </w:rPr>
          <w:t>ndex</w:t>
        </w:r>
      </w:hyperlink>
      <w:r w:rsidRPr="00D70DE6">
        <w:rPr>
          <w:lang w:val="nl-NL"/>
        </w:rPr>
        <w:t xml:space="preserve"> (EFFCI)</w:t>
      </w:r>
      <w:r w:rsidRPr="00D70DE6" w:rsidR="00486BB0">
        <w:rPr>
          <w:lang w:val="nl-NL"/>
        </w:rPr>
        <w:t>”</w:t>
      </w:r>
      <w:r w:rsidRPr="00D70DE6">
        <w:rPr>
          <w:lang w:val="nl-NL"/>
        </w:rPr>
        <w:t xml:space="preserve"> for </w:t>
      </w:r>
      <w:r w:rsidRPr="00D70DE6" w:rsidR="00C2664E">
        <w:rPr>
          <w:lang w:val="nl-NL"/>
        </w:rPr>
        <w:t>flood</w:t>
      </w:r>
      <w:r w:rsidRPr="00D70DE6">
        <w:rPr>
          <w:lang w:val="nl-NL"/>
        </w:rPr>
        <w:t xml:space="preserve"> event</w:t>
      </w:r>
      <w:r w:rsidRPr="00D70DE6" w:rsidR="00C2664E">
        <w:rPr>
          <w:lang w:val="nl-NL"/>
        </w:rPr>
        <w:t>s</w:t>
      </w:r>
      <w:r w:rsidRPr="00D70DE6">
        <w:rPr>
          <w:lang w:val="nl-NL"/>
        </w:rPr>
        <w:t xml:space="preserve"> in historical flood dataset</w:t>
      </w:r>
      <w:r w:rsidRPr="00D70DE6" w:rsidR="00486BB0">
        <w:rPr>
          <w:lang w:val="nl-NL"/>
        </w:rPr>
        <w:t>s</w:t>
      </w:r>
      <w:r w:rsidRPr="00D70DE6">
        <w:rPr>
          <w:lang w:val="nl-NL"/>
        </w:rPr>
        <w:t xml:space="preserve">, based on </w:t>
      </w:r>
      <w:r w:rsidRPr="00D70DE6" w:rsidR="00E72DCF">
        <w:rPr>
          <w:lang w:val="nl-NL"/>
        </w:rPr>
        <w:t>“</w:t>
      </w:r>
      <w:r w:rsidRPr="00D70DE6">
        <w:rPr>
          <w:lang w:val="nl-NL"/>
        </w:rPr>
        <w:t>text mining</w:t>
      </w:r>
      <w:r w:rsidRPr="00D70DE6" w:rsidR="00E72DCF">
        <w:rPr>
          <w:lang w:val="nl-NL"/>
        </w:rPr>
        <w:t>”</w:t>
      </w:r>
      <w:r w:rsidRPr="00D70DE6">
        <w:rPr>
          <w:lang w:val="nl-NL"/>
        </w:rPr>
        <w:t xml:space="preserve"> of disaster reports and a flash flood susceptibility index extracted from the geophysical properties of the location of the events. </w:t>
      </w:r>
      <w:r w:rsidRPr="0041642D" w:rsidR="00486BB0">
        <w:t xml:space="preserve">The EFFCI </w:t>
      </w:r>
      <w:r w:rsidRPr="0041642D" w:rsidR="00D121FF">
        <w:t>is an estimation of the likelihood of a flood event to be a flash flood, ranging from 1 (not very likely) to 10 (</w:t>
      </w:r>
      <w:r w:rsidRPr="0041642D" w:rsidR="00F63B9B">
        <w:t>extremely</w:t>
      </w:r>
      <w:r w:rsidRPr="0041642D" w:rsidR="00D121FF">
        <w:t xml:space="preserve"> likely).</w:t>
      </w:r>
      <w:r w:rsidRPr="0041642D" w:rsidR="00607078">
        <w:t xml:space="preserve"> </w:t>
      </w:r>
      <w:r w:rsidRPr="0041642D" w:rsidR="002D777B">
        <w:t xml:space="preserve">The flash flood database in Ecuador was compiled from two main </w:t>
      </w:r>
      <w:r w:rsidRPr="0041642D" w:rsidR="003E7EB0">
        <w:t>datasets</w:t>
      </w:r>
      <w:r w:rsidRPr="0041642D" w:rsidR="008F207A">
        <w:t>,</w:t>
      </w:r>
      <w:r w:rsidRPr="0041642D" w:rsidR="002D777B">
        <w:t xml:space="preserve"> DesInventar </w:t>
      </w:r>
      <w:r w:rsidRPr="0041642D" w:rsidR="002D777B">
        <w:fldChar w:fldCharType="begin" w:fldLock="1"/>
      </w:r>
      <w:r w:rsidRPr="0041642D" w:rsidR="000062D5">
        <w:instrText>ADDIN CSL_CITATION {"citationItems":[{"id":"ITEM-1","itemData":{"URL":"https://db.desinventar.org/","author":[{"dropping-particle":"","family":"UNDRR","given":"","non-dropping-particle":"","parse-names":false,"suffix":""}],"container-title":"Plataforma Desinventar Sendai","id":"ITEM-1","issued":{"date-parts":[["2021"]]},"title":"Desinventar Project.","type":"webpage"},"uris":["http://www.mendeley.com/documents/?uuid=ee6e1292-b411-4f63-a6f2-cad7f957a766"]}],"mendeley":{"formattedCitation":"(UNDRR 2021)","plainTextFormattedCitation":"(UNDRR 2021)","previouslyFormattedCitation":"(UNDRR 2021)"},"properties":{"noteIndex":0},"schema":"https://github.com/citation-style-language/schema/raw/master/csl-citation.json"}</w:instrText>
      </w:r>
      <w:r w:rsidRPr="0041642D" w:rsidR="002D777B">
        <w:fldChar w:fldCharType="separate"/>
      </w:r>
      <w:r w:rsidRPr="0041642D" w:rsidR="002D777B">
        <w:rPr>
          <w:noProof/>
        </w:rPr>
        <w:t>(UNDRR 2021)</w:t>
      </w:r>
      <w:r w:rsidRPr="0041642D" w:rsidR="002D777B">
        <w:fldChar w:fldCharType="end"/>
      </w:r>
      <w:r w:rsidRPr="0041642D" w:rsidR="002D777B">
        <w:t xml:space="preserve"> and the Ecuadorian Secretariat for Disaster Management (SNGRE)</w:t>
      </w:r>
      <w:r w:rsidRPr="0041642D" w:rsidR="008F207A">
        <w:t xml:space="preserve">, </w:t>
      </w:r>
      <w:r w:rsidRPr="0041642D" w:rsidR="00E72DCF">
        <w:t>for a total of</w:t>
      </w:r>
      <w:r w:rsidRPr="0041642D" w:rsidR="002D777B">
        <w:t xml:space="preserve"> 4967 flood events from 2007 to 2020. </w:t>
      </w:r>
      <w:r w:rsidRPr="0041642D" w:rsidR="00901AA1">
        <w:t xml:space="preserve">In addition to the EFFCI index, most entries in the flash flood database contain information about the location (with </w:t>
      </w:r>
      <w:r w:rsidRPr="0041642D" w:rsidR="003C5C66">
        <w:t>latitude and longitude</w:t>
      </w:r>
      <w:r w:rsidRPr="0041642D" w:rsidR="00901AA1">
        <w:t xml:space="preserve"> coordinates) and the da</w:t>
      </w:r>
      <w:r w:rsidRPr="0041642D" w:rsidR="00FF0E47">
        <w:t>y and time</w:t>
      </w:r>
      <w:r w:rsidRPr="0041642D" w:rsidR="00901AA1">
        <w:t xml:space="preserve"> </w:t>
      </w:r>
      <w:r w:rsidRPr="0041642D" w:rsidR="00FF0E47">
        <w:t xml:space="preserve">(in local time) </w:t>
      </w:r>
      <w:r w:rsidRPr="0041642D" w:rsidR="00901AA1">
        <w:t xml:space="preserve">of the flood occurrence. </w:t>
      </w:r>
      <w:r w:rsidRPr="0041642D" w:rsidR="007C515D">
        <w:t>As a result of this method applied to Ecuador, an historical dataset of occurrences and impacts of flood</w:t>
      </w:r>
      <w:r w:rsidRPr="0041642D" w:rsidR="00AA702F">
        <w:t>s</w:t>
      </w:r>
      <w:r w:rsidRPr="0041642D" w:rsidR="007C515D">
        <w:t xml:space="preserve">, with specific information about the likelihood of events to be flash floods is available </w:t>
      </w:r>
      <w:r w:rsidRPr="0041642D" w:rsidR="007C515D">
        <w:fldChar w:fldCharType="begin" w:fldLock="1"/>
      </w:r>
      <w:r w:rsidRPr="0041642D" w:rsidR="007C515D">
        <w:instrText>ADDIN CSL_CITATION {"citationItems":[{"id":"ITEM-1","itemData":{"DOI":"10.5281/zenodo.4662886","author":[{"dropping-particle":"","family":"Bucherie","given":"Agathe","non-dropping-particle":"","parse-names":false,"suffix":""},{"dropping-particle":"","family":"Ayala","given":"Fernanda","non-dropping-particle":"","parse-names":false,"suffix":""},{"dropping-particle":"","family":"Kruczkiewicz","given":"Andrew","non-dropping-particle":"","parse-names":false,"suffix":""}],"container-title":"Zenodo","id":"ITEM-1","issued":{"date-parts":[["2021"]]},"title":"Ecuador historical flood occurrences and impacts dataset with Flash Flood Confidence Index (2007-2020)","type":"article-journal"},"uris":["http://www.mendeley.com/documents/?uuid=e56d4627-49a1-48de-ad84-9f842f01034a"]}],"mendeley":{"formattedCitation":"(Bucherie et al. 2021)","plainTextFormattedCitation":"(Bucherie et al. 2021)","previouslyFormattedCitation":"(Bucherie et al. 2021)"},"properties":{"noteIndex":0},"schema":"https://github.com/citation-style-language/schema/raw/master/csl-citation.json"}</w:instrText>
      </w:r>
      <w:r w:rsidRPr="0041642D" w:rsidR="007C515D">
        <w:fldChar w:fldCharType="separate"/>
      </w:r>
      <w:r w:rsidRPr="0041642D" w:rsidR="007C515D">
        <w:rPr>
          <w:noProof/>
        </w:rPr>
        <w:t>(Bucherie et al. 2021)</w:t>
      </w:r>
      <w:r w:rsidRPr="0041642D" w:rsidR="007C515D">
        <w:fldChar w:fldCharType="end"/>
      </w:r>
      <w:r w:rsidRPr="0041642D" w:rsidR="007C515D">
        <w:t xml:space="preserve">. </w:t>
      </w:r>
      <w:r w:rsidRPr="0041642D" w:rsidR="00A413C5">
        <w:t>One should notice that, w</w:t>
      </w:r>
      <w:r w:rsidRPr="0041642D">
        <w:t>hile this dataset is the best attempt to address flash flood historical occurrence in Ecuador, it is important to note that it is based on disaster reporting processes made on the ground, not systematically collected through time. As a result, it can present gaps, inconsistent descriptions of the flood processes in time, as well as uncertainty in the geolocalization</w:t>
      </w:r>
      <w:r w:rsidRPr="0041642D" w:rsidR="009A2643">
        <w:t>.</w:t>
      </w:r>
      <w:r w:rsidRPr="0041642D" w:rsidR="003F6F1B">
        <w:t xml:space="preserve"> </w:t>
      </w:r>
    </w:p>
    <w:p w:rsidRPr="0041642D" w:rsidR="00B30361" w:rsidP="000C0B5E" w:rsidRDefault="00005745" w14:paraId="43F5B05B" w14:textId="35A007B1">
      <w:r w:rsidRPr="0041642D">
        <w:t xml:space="preserve">This study considered flood reports from 2019 </w:t>
      </w:r>
      <w:r w:rsidRPr="0041642D" w:rsidR="001A6B44">
        <w:t>to define the climatology of rainfall events associated with flash flood events</w:t>
      </w:r>
      <w:r w:rsidRPr="0041642D" w:rsidR="00EE5633">
        <w:t>, and 2020 to run the verification analysis.</w:t>
      </w:r>
      <w:r w:rsidRPr="0041642D" w:rsidR="008A584B">
        <w:t xml:space="preserve"> For flood reports in both 2019 and 2020, </w:t>
      </w:r>
      <w:r w:rsidRPr="0041642D" w:rsidR="00792514">
        <w:t>three</w:t>
      </w:r>
      <w:r w:rsidRPr="0041642D" w:rsidR="008A584B">
        <w:t xml:space="preserve"> EFFCI thresholds were considered </w:t>
      </w:r>
      <w:r w:rsidRPr="0041642D" w:rsidR="0016408E">
        <w:t>to evaluate the impact of the uncertainty around a flood report being a flash flood event</w:t>
      </w:r>
      <w:r w:rsidRPr="0041642D" w:rsidR="00792514">
        <w:t>: EFFCI&gt;=1 (i.e., all flood reports are considered</w:t>
      </w:r>
      <w:r w:rsidRPr="0041642D" w:rsidR="0063064F">
        <w:t>, including not flash floods</w:t>
      </w:r>
      <w:r w:rsidRPr="0041642D" w:rsidR="00792514">
        <w:t xml:space="preserve">), </w:t>
      </w:r>
      <w:r w:rsidRPr="0041642D" w:rsidR="0063064F">
        <w:t>EFFCI</w:t>
      </w:r>
      <w:r w:rsidRPr="0041642D" w:rsidR="00792514">
        <w:t xml:space="preserve">&gt;=6 (i.e., </w:t>
      </w:r>
      <w:r w:rsidRPr="0041642D" w:rsidR="0063064F">
        <w:t xml:space="preserve">only </w:t>
      </w:r>
      <w:r w:rsidRPr="0041642D" w:rsidR="00792514">
        <w:t xml:space="preserve">flood reports </w:t>
      </w:r>
      <w:r w:rsidRPr="0041642D" w:rsidR="0063064F">
        <w:t xml:space="preserve">that </w:t>
      </w:r>
      <w:r w:rsidRPr="0041642D" w:rsidR="00792514">
        <w:t xml:space="preserve">are likely to </w:t>
      </w:r>
      <w:r w:rsidRPr="0041642D" w:rsidR="0063064F">
        <w:t>be</w:t>
      </w:r>
      <w:r w:rsidRPr="0041642D" w:rsidR="00792514">
        <w:t xml:space="preserve"> flash floods</w:t>
      </w:r>
      <w:r w:rsidRPr="0041642D" w:rsidR="0063064F">
        <w:t xml:space="preserve"> are considered</w:t>
      </w:r>
      <w:r w:rsidRPr="0041642D" w:rsidR="00792514">
        <w:t xml:space="preserve">), and </w:t>
      </w:r>
      <w:r w:rsidRPr="0041642D" w:rsidR="0063064F">
        <w:t>EFFCI&gt;=</w:t>
      </w:r>
      <w:r w:rsidRPr="0041642D" w:rsidR="00792514">
        <w:t xml:space="preserve">10 (i.e., </w:t>
      </w:r>
      <w:r w:rsidRPr="0041642D" w:rsidR="0063064F">
        <w:t xml:space="preserve">only </w:t>
      </w:r>
      <w:r w:rsidRPr="0041642D" w:rsidR="00792514">
        <w:t>flood reports</w:t>
      </w:r>
      <w:r w:rsidRPr="0041642D" w:rsidR="0063064F">
        <w:t xml:space="preserve"> that</w:t>
      </w:r>
      <w:r w:rsidRPr="0041642D" w:rsidR="00792514">
        <w:t xml:space="preserve"> are </w:t>
      </w:r>
      <w:r w:rsidRPr="0041642D" w:rsidR="0063064F">
        <w:t>extremely</w:t>
      </w:r>
      <w:r w:rsidRPr="0041642D" w:rsidR="00792514">
        <w:t xml:space="preserve"> likely to </w:t>
      </w:r>
      <w:r w:rsidRPr="0041642D" w:rsidR="0063064F">
        <w:t>be</w:t>
      </w:r>
      <w:r w:rsidRPr="0041642D" w:rsidR="00792514">
        <w:t xml:space="preserve"> flash floods</w:t>
      </w:r>
      <w:r w:rsidRPr="0041642D" w:rsidR="0063064F">
        <w:t xml:space="preserve"> are considered</w:t>
      </w:r>
      <w:r w:rsidRPr="0041642D" w:rsidR="00792514">
        <w:t>).</w:t>
      </w:r>
      <w:r w:rsidRPr="0041642D" w:rsidR="00F833E3">
        <w:t xml:space="preserve"> </w:t>
      </w:r>
      <w:r w:rsidRPr="0041642D" w:rsidR="00F833E3">
        <w:fldChar w:fldCharType="begin"/>
      </w:r>
      <w:r w:rsidRPr="0041642D" w:rsidR="00F833E3">
        <w:instrText xml:space="preserve"> REF _Ref98777976 \h </w:instrText>
      </w:r>
      <w:r w:rsidRPr="0041642D" w:rsidR="00F833E3">
        <w:fldChar w:fldCharType="separate"/>
      </w:r>
      <w:r w:rsidRPr="0041642D" w:rsidR="009D77B6">
        <w:rPr>
          <w:b/>
          <w:bCs/>
        </w:rPr>
        <w:t xml:space="preserve">Table </w:t>
      </w:r>
      <w:r w:rsidR="009D77B6">
        <w:rPr>
          <w:b/>
          <w:bCs/>
          <w:noProof/>
        </w:rPr>
        <w:t>2</w:t>
      </w:r>
      <w:r w:rsidRPr="0041642D" w:rsidR="00F833E3">
        <w:fldChar w:fldCharType="end"/>
      </w:r>
      <w:r w:rsidRPr="0041642D" w:rsidR="00F833E3">
        <w:t xml:space="preserve"> shows the number </w:t>
      </w:r>
      <w:r w:rsidRPr="0041642D" w:rsidR="00A34865">
        <w:t xml:space="preserve">of flood reports in 2019 and 2020, and how many </w:t>
      </w:r>
      <w:r w:rsidRPr="0041642D" w:rsidR="000C0B5E">
        <w:t xml:space="preserve">reports were excluded because they did not have a reporting time. </w:t>
      </w:r>
      <w:r w:rsidRPr="0041642D" w:rsidR="000C0B5E">
        <w:fldChar w:fldCharType="begin"/>
      </w:r>
      <w:r w:rsidRPr="0041642D" w:rsidR="000C0B5E">
        <w:instrText xml:space="preserve"> REF _Ref99102244 \h </w:instrText>
      </w:r>
      <w:r w:rsidRPr="0041642D" w:rsidR="000C0B5E">
        <w:fldChar w:fldCharType="separate"/>
      </w:r>
      <w:r w:rsidRPr="0041642D" w:rsidR="009D77B6">
        <w:rPr>
          <w:b/>
          <w:bCs/>
        </w:rPr>
        <w:t xml:space="preserve">Table </w:t>
      </w:r>
      <w:r w:rsidR="009D77B6">
        <w:rPr>
          <w:b/>
          <w:bCs/>
          <w:noProof/>
        </w:rPr>
        <w:t>3</w:t>
      </w:r>
      <w:r w:rsidRPr="0041642D" w:rsidR="000C0B5E">
        <w:fldChar w:fldCharType="end"/>
      </w:r>
      <w:r w:rsidRPr="0041642D" w:rsidR="000C0B5E">
        <w:t xml:space="preserve"> shows the number of flood reports divided per year and EFFCI threshold, while </w:t>
      </w:r>
      <w:r w:rsidRPr="0041642D" w:rsidR="000C0B5E">
        <w:fldChar w:fldCharType="begin"/>
      </w:r>
      <w:r w:rsidRPr="0041642D" w:rsidR="000C0B5E">
        <w:instrText xml:space="preserve"> REF _Ref98923598 \h </w:instrText>
      </w:r>
      <w:r w:rsidRPr="0041642D" w:rsidR="000C0B5E">
        <w:fldChar w:fldCharType="separate"/>
      </w:r>
      <w:r w:rsidRPr="0041642D" w:rsidR="009D77B6">
        <w:rPr>
          <w:b/>
          <w:bCs/>
        </w:rPr>
        <w:t xml:space="preserve">Figure </w:t>
      </w:r>
      <w:r w:rsidR="009D77B6">
        <w:rPr>
          <w:b/>
          <w:bCs/>
          <w:noProof/>
        </w:rPr>
        <w:t>2</w:t>
      </w:r>
      <w:r w:rsidRPr="0041642D" w:rsidR="000C0B5E">
        <w:fldChar w:fldCharType="end"/>
      </w:r>
      <w:r w:rsidRPr="0041642D" w:rsidR="000C0B5E">
        <w:t xml:space="preserve"> shows their spatial distribution. From the analysis of</w:t>
      </w:r>
      <w:r w:rsidRPr="0041642D" w:rsidR="0055256E">
        <w:t xml:space="preserve"> </w:t>
      </w:r>
      <w:r w:rsidRPr="0041642D" w:rsidR="0055256E">
        <w:fldChar w:fldCharType="begin"/>
      </w:r>
      <w:r w:rsidRPr="0041642D" w:rsidR="0055256E">
        <w:instrText xml:space="preserve"> REF _Ref99102244 \h </w:instrText>
      </w:r>
      <w:r w:rsidRPr="0041642D" w:rsidR="0055256E">
        <w:fldChar w:fldCharType="separate"/>
      </w:r>
      <w:r w:rsidRPr="0041642D" w:rsidR="009D77B6">
        <w:rPr>
          <w:b/>
          <w:bCs/>
        </w:rPr>
        <w:t xml:space="preserve">Table </w:t>
      </w:r>
      <w:r w:rsidR="009D77B6">
        <w:rPr>
          <w:b/>
          <w:bCs/>
          <w:noProof/>
        </w:rPr>
        <w:t>3</w:t>
      </w:r>
      <w:r w:rsidRPr="0041642D" w:rsidR="0055256E">
        <w:fldChar w:fldCharType="end"/>
      </w:r>
      <w:r w:rsidRPr="0041642D" w:rsidR="0055256E">
        <w:t xml:space="preserve"> and</w:t>
      </w:r>
      <w:r w:rsidRPr="0041642D" w:rsidR="000C0B5E">
        <w:t xml:space="preserve"> </w:t>
      </w:r>
      <w:r w:rsidRPr="0041642D" w:rsidR="000C0B5E">
        <w:fldChar w:fldCharType="begin"/>
      </w:r>
      <w:r w:rsidRPr="0041642D" w:rsidR="000C0B5E">
        <w:instrText xml:space="preserve"> REF _Ref98923598 \h </w:instrText>
      </w:r>
      <w:r w:rsidRPr="0041642D" w:rsidR="000C0B5E">
        <w:fldChar w:fldCharType="separate"/>
      </w:r>
      <w:r w:rsidRPr="0041642D" w:rsidR="009D77B6">
        <w:rPr>
          <w:b/>
          <w:bCs/>
        </w:rPr>
        <w:t xml:space="preserve">Figure </w:t>
      </w:r>
      <w:r w:rsidR="009D77B6">
        <w:rPr>
          <w:b/>
          <w:bCs/>
          <w:noProof/>
        </w:rPr>
        <w:t>2</w:t>
      </w:r>
      <w:r w:rsidRPr="0041642D" w:rsidR="000C0B5E">
        <w:fldChar w:fldCharType="end"/>
      </w:r>
      <w:r w:rsidRPr="0041642D" w:rsidR="000C0B5E">
        <w:t>, it was decide</w:t>
      </w:r>
      <w:r w:rsidRPr="0041642D" w:rsidR="00421273">
        <w:t>d</w:t>
      </w:r>
      <w:r w:rsidRPr="0041642D" w:rsidR="000C0B5E">
        <w:t xml:space="preserve"> to not include “El Oriente” in the </w:t>
      </w:r>
      <w:r w:rsidRPr="0041642D" w:rsidR="0055256E">
        <w:t xml:space="preserve">analysis as it does not have </w:t>
      </w:r>
      <w:r w:rsidRPr="0041642D" w:rsidR="007671E7">
        <w:t>many flood reports.</w:t>
      </w:r>
      <w:r w:rsidRPr="0041642D" w:rsidR="00B30361">
        <w:t xml:space="preserve"> </w:t>
      </w:r>
    </w:p>
    <w:p w:rsidRPr="0041642D" w:rsidR="002317D9" w:rsidP="00D06FA0" w:rsidRDefault="00EE5237" w14:paraId="022AD93F" w14:textId="43496AF2">
      <w:pPr>
        <w:pStyle w:val="Heading2"/>
        <w:numPr>
          <w:ilvl w:val="1"/>
          <w:numId w:val="6"/>
        </w:numPr>
      </w:pPr>
      <w:r w:rsidRPr="0041642D">
        <w:lastRenderedPageBreak/>
        <w:t xml:space="preserve">Rainfall forecasts: ECMWF </w:t>
      </w:r>
      <w:r w:rsidRPr="0041642D" w:rsidR="00823A80">
        <w:t>ENS</w:t>
      </w:r>
      <w:r w:rsidRPr="0041642D">
        <w:t xml:space="preserve"> and ecPoint</w:t>
      </w:r>
    </w:p>
    <w:p w:rsidRPr="0041642D" w:rsidR="000B3AD6" w:rsidP="0051159D" w:rsidRDefault="00EE5237" w14:paraId="1902E385" w14:textId="1061B834">
      <w:r w:rsidRPr="0041642D">
        <w:t>ECMWF ENS consists of</w:t>
      </w:r>
      <w:r w:rsidRPr="0041642D" w:rsidR="00196AA5">
        <w:t xml:space="preserve"> </w:t>
      </w:r>
      <w:r w:rsidRPr="0041642D" w:rsidR="00EF2876">
        <w:t>one</w:t>
      </w:r>
      <w:r w:rsidRPr="0041642D">
        <w:t xml:space="preserve"> control run</w:t>
      </w:r>
      <w:r w:rsidRPr="0041642D" w:rsidR="0032631D">
        <w:t xml:space="preserve"> </w:t>
      </w:r>
      <w:r w:rsidRPr="0041642D" w:rsidR="00CE5432">
        <w:t xml:space="preserve">which is started from the best possible representation of unperturbed initial conditions, </w:t>
      </w:r>
      <w:r w:rsidRPr="0041642D">
        <w:t>and</w:t>
      </w:r>
      <w:r w:rsidRPr="0041642D" w:rsidR="001E1344">
        <w:t xml:space="preserve"> </w:t>
      </w:r>
      <w:r w:rsidRPr="0041642D" w:rsidR="00EF2876">
        <w:t>fifty</w:t>
      </w:r>
      <w:r w:rsidRPr="0041642D">
        <w:t xml:space="preserve"> perturbed members</w:t>
      </w:r>
      <w:r w:rsidRPr="0041642D" w:rsidR="0032631D">
        <w:t xml:space="preserve"> which are</w:t>
      </w:r>
      <w:r w:rsidRPr="0041642D" w:rsidR="00132D0B">
        <w:t xml:space="preserve"> started from perturbed initial conditions</w:t>
      </w:r>
      <w:r w:rsidRPr="0041642D" w:rsidR="00A727C0">
        <w:t xml:space="preserve"> </w:t>
      </w:r>
      <w:r w:rsidRPr="0041642D" w:rsidR="004734CD">
        <w:t>(</w:t>
      </w:r>
      <w:r w:rsidRPr="0041642D" w:rsidR="00A727C0">
        <w:t>using singular vectors and</w:t>
      </w:r>
      <w:r w:rsidRPr="0041642D" w:rsidR="008A48B7">
        <w:t xml:space="preserve"> a</w:t>
      </w:r>
      <w:r w:rsidRPr="0041642D" w:rsidR="00A727C0">
        <w:t xml:space="preserve"> data assimilation</w:t>
      </w:r>
      <w:r w:rsidRPr="0041642D" w:rsidR="009B0BE7">
        <w:t xml:space="preserve"> ensemble</w:t>
      </w:r>
      <w:r w:rsidRPr="0041642D" w:rsidR="004734CD">
        <w:t>)</w:t>
      </w:r>
      <w:r w:rsidRPr="0041642D" w:rsidR="00132D0B">
        <w:t xml:space="preserve"> and </w:t>
      </w:r>
      <w:r w:rsidRPr="0041642D" w:rsidR="000062D5">
        <w:t xml:space="preserve">stochastic </w:t>
      </w:r>
      <w:r w:rsidRPr="0041642D" w:rsidR="00132D0B">
        <w:t>model uncertainties</w:t>
      </w:r>
      <w:r w:rsidRPr="0041642D">
        <w:t xml:space="preserve"> </w:t>
      </w:r>
      <w:r w:rsidRPr="0041642D" w:rsidR="000062D5">
        <w:fldChar w:fldCharType="begin" w:fldLock="1"/>
      </w:r>
      <w:r w:rsidRPr="0041642D" w:rsidR="003E7CB9">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Pr="0041642D" w:rsidR="000062D5">
        <w:fldChar w:fldCharType="separate"/>
      </w:r>
      <w:r w:rsidRPr="0041642D" w:rsidR="000062D5">
        <w:rPr>
          <w:noProof/>
        </w:rPr>
        <w:t>(Buizza 2019)</w:t>
      </w:r>
      <w:r w:rsidRPr="0041642D" w:rsidR="000062D5">
        <w:fldChar w:fldCharType="end"/>
      </w:r>
      <w:r w:rsidRPr="0041642D" w:rsidR="000062D5">
        <w:t>.</w:t>
      </w:r>
      <w:r w:rsidRPr="0041642D" w:rsidR="001F3A2A">
        <w:t xml:space="preserve"> </w:t>
      </w:r>
      <w:r w:rsidRPr="0041642D" w:rsidR="000B3AD6">
        <w:t>Up to day</w:t>
      </w:r>
      <w:r w:rsidRPr="0041642D" w:rsidR="00BC6F91">
        <w:t xml:space="preserve"> 15, </w:t>
      </w:r>
      <w:r w:rsidRPr="0041642D" w:rsidR="000B3AD6">
        <w:rPr>
          <w:highlight w:val="white"/>
        </w:rPr>
        <w:t xml:space="preserve">ENS native resolution </w:t>
      </w:r>
      <w:r w:rsidRPr="0041642D" w:rsidR="00BC6F91">
        <w:rPr>
          <w:highlight w:val="white"/>
        </w:rPr>
        <w:t>consists in</w:t>
      </w:r>
      <w:r w:rsidRPr="0041642D" w:rsidR="000B3AD6">
        <w:rPr>
          <w:highlight w:val="white"/>
        </w:rPr>
        <w:t xml:space="preserve"> an octahedral reduced-Gaussian grid with 640 latitude lines between the pole and the equator (O640), which corresponds to ~18 km spatial resolution at the equator </w:t>
      </w:r>
      <w:r w:rsidRPr="0041642D" w:rsidR="000B3AD6">
        <w:t>(Owens &amp; Hewson, 2018).</w:t>
      </w:r>
      <w:r w:rsidRPr="0041642D" w:rsidR="00375073">
        <w:t xml:space="preserve"> </w:t>
      </w:r>
      <w:r w:rsidRPr="0041642D" w:rsidR="00DB707B">
        <w:t>T</w:t>
      </w:r>
      <w:r w:rsidRPr="0041642D" w:rsidR="00E2380A">
        <w:t xml:space="preserve">he analysis period that </w:t>
      </w:r>
      <w:r w:rsidRPr="0041642D" w:rsidR="0051159D">
        <w:t xml:space="preserve">in this study </w:t>
      </w:r>
      <w:r w:rsidRPr="0041642D" w:rsidR="00E2380A">
        <w:t xml:space="preserve">uses </w:t>
      </w:r>
      <w:r w:rsidRPr="0041642D" w:rsidR="009C133A">
        <w:t>ENS forecasts</w:t>
      </w:r>
      <w:r w:rsidRPr="0041642D" w:rsidR="00E2380A">
        <w:t xml:space="preserve"> goes from</w:t>
      </w:r>
      <w:r w:rsidRPr="0041642D" w:rsidR="00E50A4B">
        <w:t xml:space="preserve"> 1</w:t>
      </w:r>
      <w:r w:rsidRPr="0041642D" w:rsidR="00E50A4B">
        <w:rPr>
          <w:vertAlign w:val="superscript"/>
        </w:rPr>
        <w:t>st</w:t>
      </w:r>
      <w:r w:rsidRPr="0041642D" w:rsidR="00E50A4B">
        <w:t xml:space="preserve"> January to 31</w:t>
      </w:r>
      <w:r w:rsidRPr="0041642D" w:rsidR="00E50A4B">
        <w:rPr>
          <w:vertAlign w:val="superscript"/>
        </w:rPr>
        <w:t>st</w:t>
      </w:r>
      <w:r w:rsidRPr="0041642D" w:rsidR="00E50A4B">
        <w:t xml:space="preserve"> December 2020</w:t>
      </w:r>
      <w:r w:rsidRPr="0041642D" w:rsidR="00577FBE">
        <w:t>. Over this analysis, two different NWP versions (</w:t>
      </w:r>
      <w:r w:rsidRPr="0041642D" w:rsidR="00B0479A">
        <w:t>known as</w:t>
      </w:r>
      <w:r w:rsidRPr="0041642D" w:rsidR="00577FBE">
        <w:t xml:space="preserve"> cycles) </w:t>
      </w:r>
      <w:r w:rsidRPr="0041642D" w:rsidR="00B0479A">
        <w:t xml:space="preserve">were </w:t>
      </w:r>
      <w:r w:rsidRPr="0041642D" w:rsidR="000E19E3">
        <w:t xml:space="preserve">running </w:t>
      </w:r>
      <w:r w:rsidRPr="0041642D" w:rsidR="00B0479A">
        <w:t>operational</w:t>
      </w:r>
      <w:r w:rsidRPr="0041642D" w:rsidR="000E19E3">
        <w:t>ly at ECMWF</w:t>
      </w:r>
      <w:r w:rsidRPr="0041642D" w:rsidR="00B0479A">
        <w:t xml:space="preserve">: </w:t>
      </w:r>
      <w:r w:rsidRPr="0041642D" w:rsidR="006E6A7E">
        <w:t xml:space="preserve"> </w:t>
      </w:r>
      <w:r w:rsidRPr="0041642D" w:rsidR="00B0479A">
        <w:t>46r1</w:t>
      </w:r>
      <w:r w:rsidRPr="0041642D" w:rsidR="00B0479A">
        <w:rPr>
          <w:rStyle w:val="FootnoteReference"/>
        </w:rPr>
        <w:footnoteReference w:id="4"/>
      </w:r>
      <w:r w:rsidRPr="0041642D" w:rsidR="00B0479A">
        <w:t xml:space="preserve"> </w:t>
      </w:r>
      <w:r w:rsidRPr="0041642D" w:rsidR="006E6A7E">
        <w:t>b</w:t>
      </w:r>
      <w:r w:rsidRPr="0041642D" w:rsidR="00832229">
        <w:t>etween 1</w:t>
      </w:r>
      <w:r w:rsidRPr="0041642D" w:rsidR="00832229">
        <w:rPr>
          <w:vertAlign w:val="superscript"/>
        </w:rPr>
        <w:t>st</w:t>
      </w:r>
      <w:r w:rsidRPr="0041642D" w:rsidR="00832229">
        <w:t xml:space="preserve"> January and 6</w:t>
      </w:r>
      <w:r w:rsidRPr="0041642D" w:rsidR="00832229">
        <w:rPr>
          <w:vertAlign w:val="superscript"/>
        </w:rPr>
        <w:t>th</w:t>
      </w:r>
      <w:r w:rsidRPr="0041642D" w:rsidR="00832229">
        <w:t xml:space="preserve"> July, </w:t>
      </w:r>
      <w:r w:rsidRPr="0041642D" w:rsidR="0002786A">
        <w:t xml:space="preserve">and </w:t>
      </w:r>
      <w:r w:rsidRPr="0041642D" w:rsidR="00774E2B">
        <w:t>47r1</w:t>
      </w:r>
      <w:r w:rsidRPr="0041642D" w:rsidR="00774E2B">
        <w:rPr>
          <w:rStyle w:val="FootnoteReference"/>
        </w:rPr>
        <w:footnoteReference w:id="5"/>
      </w:r>
      <w:r w:rsidRPr="0041642D" w:rsidR="0002786A">
        <w:t xml:space="preserve"> between 7</w:t>
      </w:r>
      <w:r w:rsidRPr="0041642D" w:rsidR="0002786A">
        <w:rPr>
          <w:vertAlign w:val="superscript"/>
        </w:rPr>
        <w:t>th</w:t>
      </w:r>
      <w:r w:rsidRPr="0041642D" w:rsidR="0002786A">
        <w:t xml:space="preserve"> July and </w:t>
      </w:r>
      <w:r w:rsidRPr="0041642D" w:rsidR="00A80633">
        <w:t>31</w:t>
      </w:r>
      <w:r w:rsidRPr="0041642D" w:rsidR="00A80633">
        <w:rPr>
          <w:vertAlign w:val="superscript"/>
        </w:rPr>
        <w:t>st</w:t>
      </w:r>
      <w:r w:rsidRPr="0041642D" w:rsidR="00A80633">
        <w:t xml:space="preserve"> December</w:t>
      </w:r>
      <w:r w:rsidRPr="0041642D" w:rsidR="00885900">
        <w:t>.</w:t>
      </w:r>
      <w:r w:rsidRPr="0041642D" w:rsidR="00832229">
        <w:t xml:space="preserve"> </w:t>
      </w:r>
      <w:r w:rsidRPr="0041642D" w:rsidR="00FA3895">
        <w:t xml:space="preserve">While verification </w:t>
      </w:r>
      <w:r w:rsidRPr="0041642D" w:rsidR="0067385F">
        <w:t>has show</w:t>
      </w:r>
      <w:r w:rsidRPr="0041642D" w:rsidR="00322209">
        <w:t>n</w:t>
      </w:r>
      <w:r w:rsidRPr="0041642D" w:rsidR="0067385F">
        <w:t xml:space="preserve"> that</w:t>
      </w:r>
      <w:r w:rsidRPr="0041642D" w:rsidR="00322209">
        <w:t xml:space="preserve"> rainfall forecasts from cycle</w:t>
      </w:r>
      <w:r w:rsidRPr="0041642D" w:rsidR="00E50987">
        <w:t xml:space="preserve"> </w:t>
      </w:r>
      <w:r w:rsidRPr="0041642D" w:rsidR="00DD6642">
        <w:t>47r1</w:t>
      </w:r>
      <w:r w:rsidRPr="0041642D" w:rsidR="00220F53">
        <w:t xml:space="preserve"> </w:t>
      </w:r>
      <w:r w:rsidRPr="0041642D" w:rsidR="00322209">
        <w:t xml:space="preserve">are better than 46r1 </w:t>
      </w:r>
      <w:r w:rsidRPr="0041642D" w:rsidR="00322209">
        <w:fldChar w:fldCharType="begin" w:fldLock="1"/>
      </w:r>
      <w:r w:rsidRPr="0041642D" w:rsidR="005615FD">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Pr="0041642D" w:rsidR="00322209">
        <w:fldChar w:fldCharType="separate"/>
      </w:r>
      <w:r w:rsidRPr="0041642D" w:rsidR="00322209">
        <w:rPr>
          <w:noProof/>
        </w:rPr>
        <w:t>(Haiden et al. 2021)</w:t>
      </w:r>
      <w:r w:rsidRPr="0041642D" w:rsidR="00322209">
        <w:fldChar w:fldCharType="end"/>
      </w:r>
      <w:r w:rsidRPr="0041642D" w:rsidR="007C5F84">
        <w:t>,</w:t>
      </w:r>
      <w:r w:rsidRPr="0041642D" w:rsidR="00322209">
        <w:t xml:space="preserve"> such difference</w:t>
      </w:r>
      <w:r w:rsidRPr="0041642D" w:rsidR="00AC47FD">
        <w:t>s are</w:t>
      </w:r>
      <w:r w:rsidRPr="0041642D" w:rsidR="00322209">
        <w:t xml:space="preserve"> not expected to </w:t>
      </w:r>
      <w:r w:rsidRPr="0041642D" w:rsidR="002B7B16">
        <w:t xml:space="preserve">condition the results </w:t>
      </w:r>
      <w:r w:rsidRPr="0041642D" w:rsidR="00CE6CD3">
        <w:t>in</w:t>
      </w:r>
      <w:r w:rsidRPr="0041642D" w:rsidR="002B7B16">
        <w:t xml:space="preserve"> this study. </w:t>
      </w:r>
      <w:r w:rsidRPr="0041642D" w:rsidR="007C5F84">
        <w:t xml:space="preserve"> </w:t>
      </w:r>
    </w:p>
    <w:p w:rsidRPr="0041642D" w:rsidR="002317D9" w:rsidRDefault="00A90015" w14:paraId="022AD941" w14:textId="236CF5BE">
      <w:r w:rsidRPr="0041642D">
        <w:t xml:space="preserve">Hewson &amp; Pillosu </w:t>
      </w:r>
      <w:r w:rsidRPr="0041642D">
        <w:fldChar w:fldCharType="begin" w:fldLock="1"/>
      </w:r>
      <w:r w:rsidRPr="0041642D" w:rsidR="00DB0989">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Pr="0041642D" w:rsidR="00EE5237">
        <w:t xml:space="preserve"> </w:t>
      </w:r>
      <w:r w:rsidRPr="0041642D">
        <w:t>have developed a</w:t>
      </w:r>
      <w:r w:rsidRPr="0041642D" w:rsidR="00EE5237">
        <w:t xml:space="preserve"> statistical post-processing technique</w:t>
      </w:r>
      <w:r w:rsidRPr="0041642D">
        <w:t>, called ecPoint,</w:t>
      </w:r>
      <w:r w:rsidRPr="0041642D" w:rsidR="00EE5237">
        <w:t xml:space="preserve"> that helps to address the two main factors that affect the performance of global NWP models forecasting extreme localized rainfall: systematic biases (Lavers </w:t>
      </w:r>
      <w:r w:rsidRPr="0041642D" w:rsidR="00EE5237">
        <w:rPr>
          <w:i/>
        </w:rPr>
        <w:t>et al.</w:t>
      </w:r>
      <w:r w:rsidRPr="0041642D" w:rsidR="00EE5237">
        <w:t>, 2021) and lack of information on forecast</w:t>
      </w:r>
      <w:r w:rsidRPr="0041642D" w:rsidR="009A6BEC">
        <w:t>s</w:t>
      </w:r>
      <w:r w:rsidRPr="0041642D" w:rsidR="006848B1">
        <w:t>’</w:t>
      </w:r>
      <w:r w:rsidRPr="0041642D" w:rsidR="00EE5237">
        <w:t xml:space="preserve"> sub-grid variability (Göber </w:t>
      </w:r>
      <w:r w:rsidRPr="0041642D" w:rsidR="00EE5237">
        <w:rPr>
          <w:i/>
        </w:rPr>
        <w:t>et al.</w:t>
      </w:r>
      <w:r w:rsidRPr="0041642D" w:rsidR="00EE5237">
        <w:t xml:space="preserve">, 2008). </w:t>
      </w:r>
      <w:r w:rsidRPr="0041642D" w:rsidR="00463C40">
        <w:t>A</w:t>
      </w:r>
      <w:r w:rsidRPr="0041642D" w:rsidR="00EE5237">
        <w:t xml:space="preserve"> one-year period </w:t>
      </w:r>
      <w:r w:rsidRPr="0041642D" w:rsidR="0006121E">
        <w:t xml:space="preserve">of </w:t>
      </w:r>
      <w:r w:rsidRPr="0041642D" w:rsidR="00EE5237">
        <w:t>global verification</w:t>
      </w:r>
      <w:r w:rsidRPr="0041642D" w:rsidR="00DB0989">
        <w:t xml:space="preserve"> shows</w:t>
      </w:r>
      <w:r w:rsidRPr="0041642D" w:rsidR="00EE5237">
        <w:t xml:space="preserve"> that ecPoint-Rainfall</w:t>
      </w:r>
      <w:r w:rsidRPr="0041642D" w:rsidR="0006121E">
        <w:t xml:space="preserve"> (i.e., the family of ecPoint-related products that post-process</w:t>
      </w:r>
      <w:r w:rsidRPr="0041642D" w:rsidR="00C777A9">
        <w:t>es</w:t>
      </w:r>
      <w:r w:rsidRPr="0041642D" w:rsidR="0006121E">
        <w:t xml:space="preserve"> rainfall forecasts)</w:t>
      </w:r>
      <w:r w:rsidRPr="0041642D" w:rsidR="00EE5237">
        <w:t xml:space="preserve"> can produce more reliable and skilful rainfall </w:t>
      </w:r>
      <w:r w:rsidRPr="0041642D" w:rsidR="00C777A9">
        <w:t>predictions</w:t>
      </w:r>
      <w:r w:rsidRPr="0041642D" w:rsidR="00EE5237">
        <w:t xml:space="preserve"> than the raw ENS for point verification, especially in case of extreme events</w:t>
      </w:r>
      <w:r w:rsidRPr="0041642D" w:rsidR="00DB0989">
        <w:t xml:space="preserve"> </w:t>
      </w:r>
      <w:r w:rsidRPr="0041642D" w:rsidR="00DB0989">
        <w:fldChar w:fldCharType="begin" w:fldLock="1"/>
      </w:r>
      <w:r w:rsidRPr="0041642D" w:rsidR="007B2C89">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41642D" w:rsidR="00DB0989">
        <w:fldChar w:fldCharType="separate"/>
      </w:r>
      <w:r w:rsidRPr="0041642D" w:rsidR="00DB0989">
        <w:rPr>
          <w:noProof/>
        </w:rPr>
        <w:t>(Hewson and Pillosu 2021)</w:t>
      </w:r>
      <w:r w:rsidRPr="0041642D" w:rsidR="00DB0989">
        <w:fldChar w:fldCharType="end"/>
      </w:r>
      <w:r w:rsidRPr="0041642D" w:rsidR="00EE5237">
        <w:t>. Currently, ecPoint-Rainfall generates 100 new ensemble members for each raw ENS member</w:t>
      </w:r>
      <w:r w:rsidRPr="0041642D" w:rsidR="004A5F8D">
        <w:t xml:space="preserve">, </w:t>
      </w:r>
      <w:r w:rsidRPr="0041642D" w:rsidR="00EE5237">
        <w:t>produc</w:t>
      </w:r>
      <w:r w:rsidRPr="0041642D" w:rsidR="004A5F8D">
        <w:t>ing</w:t>
      </w:r>
      <w:r w:rsidRPr="0041642D" w:rsidR="00EE5237">
        <w:t xml:space="preserve"> a total of </w:t>
      </w:r>
      <w:r w:rsidRPr="0041642D" w:rsidR="004A5F8D">
        <w:t xml:space="preserve">new </w:t>
      </w:r>
      <w:r w:rsidRPr="0041642D" w:rsidR="00EE5237">
        <w:t>5100 post-processed members</w:t>
      </w:r>
      <w:r w:rsidRPr="0041642D" w:rsidR="003B2F92">
        <w:t xml:space="preserve"> per grid-box</w:t>
      </w:r>
      <w:r w:rsidRPr="0041642D" w:rsidR="004A5F8D">
        <w:t>.</w:t>
      </w:r>
      <w:r w:rsidRPr="0041642D" w:rsidR="003B2F92">
        <w:t xml:space="preserve"> They are then</w:t>
      </w:r>
      <w:r w:rsidRPr="0041642D" w:rsidR="00EE5237">
        <w:t xml:space="preserve"> distilled in percentiles from 1</w:t>
      </w:r>
      <w:r w:rsidRPr="0041642D" w:rsidR="00EE5237">
        <w:rPr>
          <w:vertAlign w:val="superscript"/>
        </w:rPr>
        <w:t>st</w:t>
      </w:r>
      <w:r w:rsidRPr="0041642D" w:rsidR="00EE5237">
        <w:t xml:space="preserve"> to 99</w:t>
      </w:r>
      <w:r w:rsidRPr="0041642D" w:rsidR="00EE5237">
        <w:rPr>
          <w:vertAlign w:val="superscript"/>
        </w:rPr>
        <w:t>th</w:t>
      </w:r>
      <w:r w:rsidRPr="0041642D" w:rsidR="003B2F92">
        <w:t xml:space="preserve">, and provided in the </w:t>
      </w:r>
      <w:r w:rsidRPr="0041642D" w:rsidR="005B6616">
        <w:t>same native grid of ENS forecasts.</w:t>
      </w:r>
    </w:p>
    <w:p w:rsidRPr="0041642D" w:rsidR="003E6605" w:rsidP="00FD6145" w:rsidRDefault="00EE5237" w14:paraId="2A5750F5" w14:textId="579B0AB4">
      <w:pPr>
        <w:pStyle w:val="Heading1"/>
        <w:numPr>
          <w:ilvl w:val="0"/>
          <w:numId w:val="6"/>
        </w:numPr>
      </w:pPr>
      <w:r w:rsidRPr="0041642D">
        <w:t>Methods</w:t>
      </w:r>
    </w:p>
    <w:p w:rsidRPr="0041642D" w:rsidR="00146892" w:rsidP="00146892" w:rsidRDefault="00146892" w14:paraId="295D5BDE" w14:textId="77777777">
      <w:pPr>
        <w:pStyle w:val="Heading2"/>
        <w:numPr>
          <w:ilvl w:val="1"/>
          <w:numId w:val="6"/>
        </w:numPr>
      </w:pPr>
      <w:r w:rsidRPr="0041642D">
        <w:t>Verification analysis</w:t>
      </w:r>
    </w:p>
    <w:p w:rsidRPr="0077537C" w:rsidR="00146892" w:rsidP="00146892" w:rsidRDefault="00146892" w14:paraId="19804341" w14:textId="0169854E">
      <w:commentRangeStart w:id="25"/>
      <w:commentRangeStart w:id="26"/>
      <w:r w:rsidRPr="0041642D">
        <w:t xml:space="preserve">The two main attributes of any probabilistic forecast are reliability and discrimination, and together these determine the usefulness of a probabilistic forecasting system </w:t>
      </w:r>
      <w:r w:rsidRPr="0041642D">
        <w:fldChar w:fldCharType="begin" w:fldLock="1"/>
      </w:r>
      <w:r w:rsidRPr="0041642D">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41642D">
        <w:fldChar w:fldCharType="separate"/>
      </w:r>
      <w:r w:rsidRPr="0041642D">
        <w:rPr>
          <w:noProof/>
        </w:rPr>
        <w:t>(Jolliffe and Stephenson 2011)</w:t>
      </w:r>
      <w:r w:rsidRPr="0041642D">
        <w:fldChar w:fldCharType="end"/>
      </w:r>
      <w:r w:rsidRPr="0041642D">
        <w:t xml:space="preserve">. </w:t>
      </w:r>
      <w:r w:rsidR="00B240D5">
        <w:t>W</w:t>
      </w:r>
      <w:r w:rsidRPr="0041642D">
        <w:t>hen verifying binary events (i.e., yes- and no-event) for which probabilities of occurrence cannot be computed, the only attribute of the forecasting system that can be verified is the discrimination.</w:t>
      </w:r>
      <w:commentRangeEnd w:id="25"/>
      <w:r w:rsidRPr="0041642D">
        <w:commentReference w:id="25"/>
      </w:r>
      <w:commentRangeEnd w:id="26"/>
      <w:r w:rsidRPr="0041642D">
        <w:rPr>
          <w:rStyle w:val="CommentReference"/>
        </w:rPr>
        <w:commentReference w:id="26"/>
      </w:r>
      <w:r w:rsidR="00D5257B">
        <w:t xml:space="preserve"> </w:t>
      </w:r>
      <w:r w:rsidRPr="0077537C" w:rsidR="00D5257B">
        <w:t xml:space="preserve">In this study, </w:t>
      </w:r>
      <w:commentRangeStart w:id="27"/>
      <w:commentRangeStart w:id="28"/>
      <w:r w:rsidRPr="0077537C" w:rsidR="00D5257B">
        <w:t>t</w:t>
      </w:r>
      <w:r w:rsidRPr="0077537C">
        <w:t xml:space="preserve">he Relative Operating Characteristic (ROC) curve and the Area Under the Roc Curve (AURC) are typically used as a summary measure of the discrimination attribute of a forecasting system </w:t>
      </w:r>
      <w:r w:rsidRPr="0077537C">
        <w:fldChar w:fldCharType="begin" w:fldLock="1"/>
      </w:r>
      <w:r w:rsidRPr="0077537C">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77537C">
        <w:fldChar w:fldCharType="separate"/>
      </w:r>
      <w:r w:rsidRPr="0077537C">
        <w:rPr>
          <w:noProof/>
        </w:rPr>
        <w:t>(Jolliffe and Stephenson 2011)</w:t>
      </w:r>
      <w:r w:rsidRPr="0077537C">
        <w:fldChar w:fldCharType="end"/>
      </w:r>
      <w:r w:rsidRPr="0077537C">
        <w:t xml:space="preserve">. The calculation of the ROC curve involves sampling the probability distribution for a given rainfall threshold. For each probability threshold, a 2X2 contingency table can be defined (see </w:t>
      </w:r>
      <w:r w:rsidRPr="0077537C">
        <w:fldChar w:fldCharType="begin"/>
      </w:r>
      <w:r w:rsidRPr="0077537C">
        <w:instrText xml:space="preserve"> REF _Ref99032257 \h </w:instrText>
      </w:r>
      <w:r w:rsidRPr="0077537C" w:rsidR="00207E94">
        <w:instrText xml:space="preserve"> \* MERGEFORMAT </w:instrText>
      </w:r>
      <w:r w:rsidRPr="0077537C">
        <w:fldChar w:fldCharType="separate"/>
      </w:r>
      <w:r w:rsidRPr="0041642D" w:rsidR="009D77B6">
        <w:rPr>
          <w:b/>
          <w:bCs/>
        </w:rPr>
        <w:t xml:space="preserve">Table </w:t>
      </w:r>
      <w:r w:rsidR="009D77B6">
        <w:rPr>
          <w:b/>
          <w:bCs/>
          <w:noProof/>
        </w:rPr>
        <w:t>1</w:t>
      </w:r>
      <w:r w:rsidRPr="0077537C">
        <w:fldChar w:fldCharType="end"/>
      </w:r>
      <w:r w:rsidRPr="0077537C">
        <w:t xml:space="preserve"> for </w:t>
      </w:r>
      <w:r w:rsidRPr="0077537C" w:rsidR="00EF36E9">
        <w:t xml:space="preserve">an example of a contingency table and </w:t>
      </w:r>
      <w:r w:rsidRPr="0077537C">
        <w:t xml:space="preserve">the definition of </w:t>
      </w:r>
      <w:r w:rsidRPr="0077537C" w:rsidR="00EF36E9">
        <w:t>its</w:t>
      </w:r>
      <w:r w:rsidRPr="0077537C">
        <w:t xml:space="preserve"> four elements). The ROC curve is then represented as a graph that maps hit rates (HR, in the Y-axis) against false alarm rates (FAR, in the X-axis), being them defined as follows: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199"/>
        <w:gridCol w:w="439"/>
      </w:tblGrid>
      <w:tr w:rsidRPr="0077537C" w:rsidR="0077537C" w:rsidTr="007B4E6C" w14:paraId="08B9391C" w14:textId="77777777">
        <w:tc>
          <w:tcPr>
            <w:tcW w:w="9199" w:type="dxa"/>
          </w:tcPr>
          <w:p w:rsidRPr="0077537C" w:rsidR="00146892" w:rsidP="007B4E6C" w:rsidRDefault="00146892" w14:paraId="68A0E6CF" w14:textId="77777777">
            <w:pPr>
              <w:spacing w:line="360" w:lineRule="auto"/>
              <w:ind w:firstLine="0"/>
              <w:jc w:val="center"/>
            </w:pPr>
            <w:r w:rsidRPr="0077537C">
              <w:t>HR = H / (H+M)</w:t>
            </w:r>
          </w:p>
        </w:tc>
        <w:tc>
          <w:tcPr>
            <w:tcW w:w="439" w:type="dxa"/>
          </w:tcPr>
          <w:p w:rsidRPr="0077537C" w:rsidR="00146892" w:rsidP="007B4E6C" w:rsidRDefault="00146892" w14:paraId="7FC37700" w14:textId="77777777">
            <w:pPr>
              <w:spacing w:line="360" w:lineRule="auto"/>
              <w:ind w:firstLine="0"/>
            </w:pPr>
            <w:r w:rsidRPr="0077537C">
              <w:t>(1)</w:t>
            </w:r>
          </w:p>
        </w:tc>
      </w:tr>
      <w:tr w:rsidRPr="0077537C" w:rsidR="0077537C" w:rsidTr="007B4E6C" w14:paraId="05D5A7D5" w14:textId="77777777">
        <w:tc>
          <w:tcPr>
            <w:tcW w:w="9199" w:type="dxa"/>
          </w:tcPr>
          <w:p w:rsidRPr="0077537C" w:rsidR="00146892" w:rsidP="007B4E6C" w:rsidRDefault="00146892" w14:paraId="44D08F42" w14:textId="77777777">
            <w:pPr>
              <w:spacing w:line="360" w:lineRule="auto"/>
              <w:ind w:firstLine="0"/>
              <w:jc w:val="center"/>
            </w:pPr>
            <w:r w:rsidRPr="0077537C">
              <w:t>FAR = FA / (FA+CN)</w:t>
            </w:r>
          </w:p>
        </w:tc>
        <w:tc>
          <w:tcPr>
            <w:tcW w:w="439" w:type="dxa"/>
          </w:tcPr>
          <w:p w:rsidRPr="0077537C" w:rsidR="00146892" w:rsidP="007B4E6C" w:rsidRDefault="00146892" w14:paraId="1014B7A3" w14:textId="77777777">
            <w:pPr>
              <w:spacing w:line="360" w:lineRule="auto"/>
              <w:ind w:firstLine="0"/>
            </w:pPr>
            <w:r w:rsidRPr="0077537C">
              <w:t>(2)</w:t>
            </w:r>
          </w:p>
        </w:tc>
      </w:tr>
    </w:tbl>
    <w:p w:rsidRPr="0077537C" w:rsidR="00146892" w:rsidP="00146892" w:rsidRDefault="00146892" w14:paraId="70945205" w14:textId="3E4C0051">
      <w:r w:rsidRPr="0077537C">
        <w:t xml:space="preserve">Values of HRs and FARs </w:t>
      </w:r>
      <w:r w:rsidRPr="0077537C" w:rsidR="00F1162D">
        <w:t>lie</w:t>
      </w:r>
      <w:r w:rsidRPr="0077537C">
        <w:t xml:space="preserve"> between 0 and 1</w:t>
      </w:r>
      <w:r w:rsidRPr="0077537C" w:rsidR="009A5357">
        <w:t xml:space="preserve">, so </w:t>
      </w:r>
      <w:r w:rsidRPr="0077537C">
        <w:t xml:space="preserve">the ROC curve is defined within a unit square. The location of the ROC curve in the unit square is determined by the intrinsic discrimination capacity of the forecasting system. Perfect </w:t>
      </w:r>
      <w:r w:rsidRPr="0077537C">
        <w:lastRenderedPageBreak/>
        <w:t>discrimination is represented by a ROC curve that rises from the bottom left corner (0,0) along the Y-axis to the top left corner (0,1), and goes straight to the top right corner (1,1). This implies that HRs grow at a much faster rate than FARs. Such condition is represented by an AURC equal to 1. A ROC curve that lies on the diagonal</w:t>
      </w:r>
      <w:r w:rsidRPr="0077537C" w:rsidR="002B1EDF">
        <w:t xml:space="preserve"> of the unit square</w:t>
      </w:r>
      <w:r w:rsidRPr="0077537C">
        <w:t xml:space="preserve"> represents a condition in which the forecasts have zero skill because HRs and FARs grow at the same rate, and</w:t>
      </w:r>
      <w:r w:rsidRPr="0077537C" w:rsidR="0077537C">
        <w:t xml:space="preserve"> </w:t>
      </w:r>
      <w:r w:rsidRPr="0077537C">
        <w:t xml:space="preserve">forecasts provide no added information. Such condition is represented by an AURC equal to </w:t>
      </w:r>
      <w:r w:rsidRPr="0077537C" w:rsidR="00A24099">
        <w:t>0.5.</w:t>
      </w:r>
    </w:p>
    <w:p w:rsidRPr="0041642D" w:rsidR="00146892" w:rsidP="00F32CEA" w:rsidRDefault="00146892" w14:paraId="051B7A23" w14:textId="4FA4C2A8">
      <w:r w:rsidRPr="0041642D">
        <w:t xml:space="preserve">The following choices were made </w:t>
      </w:r>
      <w:r w:rsidRPr="0041642D" w:rsidR="000705B9">
        <w:t>to</w:t>
      </w:r>
      <w:r w:rsidRPr="0041642D">
        <w:t xml:space="preserve"> comput</w:t>
      </w:r>
      <w:r w:rsidRPr="0041642D" w:rsidR="000705B9">
        <w:t>e the</w:t>
      </w:r>
      <w:r w:rsidRPr="0041642D">
        <w:t xml:space="preserve"> ROC curves and </w:t>
      </w:r>
      <w:r w:rsidRPr="0041642D" w:rsidR="000705B9">
        <w:t xml:space="preserve">the </w:t>
      </w:r>
      <w:r w:rsidRPr="0041642D">
        <w:t xml:space="preserve">AURC. </w:t>
      </w:r>
      <w:r w:rsidRPr="0041642D" w:rsidR="000705B9">
        <w:t xml:space="preserve">Following </w:t>
      </w:r>
      <w:r w:rsidRPr="0041642D" w:rsidR="000705B9">
        <w:rPr>
          <w:noProof/>
        </w:rPr>
        <w:t>Hamill and Juras</w:t>
      </w:r>
      <w:r w:rsidRPr="0041642D" w:rsidR="000705B9">
        <w:t xml:space="preserve"> </w:t>
      </w:r>
      <w:r w:rsidRPr="0041642D" w:rsidR="000705B9">
        <w:fldChar w:fldCharType="begin" w:fldLock="1"/>
      </w:r>
      <w:r w:rsidRPr="0041642D" w:rsidR="00013187">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suppress-author":1,"uris":["http://www.mendeley.com/documents/?uuid=44747440-5ada-328c-ae3f-b3fb4a6cc770"]}],"mendeley":{"formattedCitation":"(2006)","plainTextFormattedCitation":"(2006)","previouslyFormattedCitation":"(2006)"},"properties":{"noteIndex":0},"schema":"https://github.com/citation-style-language/schema/raw/master/csl-citation.json"}</w:instrText>
      </w:r>
      <w:r w:rsidRPr="0041642D" w:rsidR="000705B9">
        <w:fldChar w:fldCharType="separate"/>
      </w:r>
      <w:r w:rsidRPr="0041642D" w:rsidR="000705B9">
        <w:rPr>
          <w:noProof/>
        </w:rPr>
        <w:t>(2006)</w:t>
      </w:r>
      <w:r w:rsidRPr="0041642D" w:rsidR="000705B9">
        <w:fldChar w:fldCharType="end"/>
      </w:r>
      <w:r w:rsidRPr="0041642D" w:rsidR="000705B9">
        <w:t xml:space="preserve">, </w:t>
      </w:r>
      <w:r w:rsidRPr="0041642D" w:rsidR="00306EEC">
        <w:t xml:space="preserve">instead of </w:t>
      </w:r>
      <w:r w:rsidRPr="0041642D" w:rsidR="005621C4">
        <w:t>using fixed rainfall values as</w:t>
      </w:r>
      <w:r w:rsidRPr="0041642D" w:rsidR="00306EEC">
        <w:t xml:space="preserve"> rainfall thresholds, they </w:t>
      </w:r>
      <w:r w:rsidRPr="0041642D" w:rsidR="00527D6E">
        <w:t>are</w:t>
      </w:r>
      <w:r w:rsidRPr="0041642D" w:rsidR="00DB4DAA">
        <w:t xml:space="preserve"> expressed in relative terms (e.g. quantiles of a climatology) </w:t>
      </w:r>
      <w:r w:rsidRPr="0041642D" w:rsidR="001F0228">
        <w:t xml:space="preserve">for a consistent analysis across different climatic zones. The methodology used to create the rainfall thresholds is described in section </w:t>
      </w:r>
      <w:r w:rsidRPr="0041642D" w:rsidR="001F0228">
        <w:fldChar w:fldCharType="begin"/>
      </w:r>
      <w:r w:rsidRPr="0041642D" w:rsidR="001F0228">
        <w:instrText xml:space="preserve"> REF _Ref99096052 \r \h </w:instrText>
      </w:r>
      <w:r w:rsidRPr="0041642D" w:rsidR="001F0228">
        <w:fldChar w:fldCharType="separate"/>
      </w:r>
      <w:r w:rsidR="009D77B6">
        <w:t>0</w:t>
      </w:r>
      <w:r w:rsidRPr="0041642D" w:rsidR="001F0228">
        <w:fldChar w:fldCharType="end"/>
      </w:r>
      <w:r w:rsidRPr="0041642D" w:rsidR="001F0228">
        <w:t xml:space="preserve">. </w:t>
      </w:r>
      <w:r w:rsidRPr="0041642D" w:rsidR="00013187">
        <w:t>Following</w:t>
      </w:r>
      <w:r w:rsidRPr="0041642D" w:rsidR="004E2A74">
        <w:t xml:space="preserve"> </w:t>
      </w:r>
      <w:r w:rsidRPr="0041642D" w:rsidR="004E2A74">
        <w:rPr>
          <w:noProof/>
        </w:rPr>
        <w:t>Bouallegue and Richardson</w:t>
      </w:r>
      <w:r w:rsidRPr="0041642D" w:rsidR="00013187">
        <w:t xml:space="preserve"> </w:t>
      </w:r>
      <w:r w:rsidRPr="0041642D" w:rsidR="00013187">
        <w:fldChar w:fldCharType="begin" w:fldLock="1"/>
      </w:r>
      <w:r w:rsidRPr="0041642D" w:rsidR="00A2425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(2021)"},"properties":{"noteIndex":0},"schema":"https://github.com/citation-style-language/schema/raw/master/csl-citation.json"}</w:instrText>
      </w:r>
      <w:r w:rsidRPr="0041642D" w:rsidR="00013187">
        <w:fldChar w:fldCharType="separate"/>
      </w:r>
      <w:r w:rsidRPr="0041642D" w:rsidR="004E2A74">
        <w:rPr>
          <w:noProof/>
        </w:rPr>
        <w:t>(2021)</w:t>
      </w:r>
      <w:r w:rsidRPr="0041642D" w:rsidR="00013187">
        <w:fldChar w:fldCharType="end"/>
      </w:r>
      <w:r w:rsidRPr="0041642D" w:rsidR="004E2A74">
        <w:t>, in order t</w:t>
      </w:r>
      <w:r w:rsidRPr="0041642D">
        <w:t xml:space="preserve">o ensure ROC curves are as complete as possible, they are built using the maximum available discretization by computing the probability thresholds from each single member exceeding the </w:t>
      </w:r>
      <w:r w:rsidRPr="0041642D" w:rsidR="00E72046">
        <w:t>rainfall threshold</w:t>
      </w:r>
      <w:r w:rsidRPr="0041642D">
        <w:t xml:space="preserve"> rather than use fixed percentage bins  </w:t>
      </w:r>
      <w:r w:rsidRPr="0041642D">
        <w:fldChar w:fldCharType="begin" w:fldLock="1"/>
      </w:r>
      <w:r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Pr="0041642D">
        <w:fldChar w:fldCharType="separate"/>
      </w:r>
      <w:r w:rsidRPr="0041642D">
        <w:rPr>
          <w:noProof/>
        </w:rPr>
        <w:t>(Bouallegue and Richardson 2021)</w:t>
      </w:r>
      <w:r w:rsidRPr="0041642D">
        <w:fldChar w:fldCharType="end"/>
      </w:r>
      <w:r w:rsidRPr="0041642D">
        <w:t xml:space="preserve">. This means that ROC curves for ecPoint and ENS are built with 99 and 51 points, respectively. No curve fitting is adopted to close the ROC curves. </w:t>
      </w:r>
      <w:commentRangeStart w:id="29"/>
      <w:r w:rsidRPr="0041642D">
        <w:t xml:space="preserve">A straight line between the last meaningful point of the ROC curve and the top-right corner is drawn </w:t>
      </w:r>
      <w:r w:rsidRPr="0041642D" w:rsidR="009C4737">
        <w:t>to close the ROC curve and compute the AURC</w:t>
      </w:r>
      <w:r w:rsidRPr="0041642D">
        <w:t xml:space="preserve">. With such approach, the AURC </w:t>
      </w:r>
      <w:r w:rsidRPr="0041642D" w:rsidR="00375EEF">
        <w:t>is</w:t>
      </w:r>
      <w:r w:rsidRPr="0041642D">
        <w:t xml:space="preserve"> underestimated compared to fitting a smooth curve over the ROC </w:t>
      </w:r>
      <w:r w:rsidRPr="0041642D">
        <w:fldChar w:fldCharType="begin" w:fldLock="1"/>
      </w:r>
      <w:r w:rsidRPr="0041642D" w:rsidR="00D520DC">
        <w:instrText>ADDIN CSL_CITATION {"citationItems":[{"id":"ITEM-1","itemData":{"DOI":"10.1175/1520-0434(2000)015&lt;0361:COPPOP&gt;2.0.CO;2","author":[{"dropping-particle":"","family":"Wilson","given":"Laurence","non-dropping-particle":"","parse-names":false,"suffix":""}],"container-title":"Weather and Forecasting","id":"ITEM-1","issue":"3","issued":{"date-parts":[["2000"]]},"page":"361-364","title":"Comments on “Probabilistic predictions of precipitation using the ECMWF Ensemble Prediction System\"","type":"article-journal","volume":"15"},"uris":["http://www.mendeley.com/documents/?uuid=c5f1054f-821b-46d9-a6c6-3997f60c0497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Events","type":"article-journal"},"uris":["http://www.mendeley.com/documents/?uuid=bf197c03-4404-3dce-9964-6eb28a91dabc"]}],"mendeley":{"formattedCitation":"(Wilson 2000; Bouallegue and Richardson 2021)","plainTextFormattedCitation":"(Wilson 2000; Bouallegue and Richardson 2021)","previouslyFormattedCitation":"(Wilson 2000; Bouallegue and Richardson 2021)"},"properties":{"noteIndex":0},"schema":"https://github.com/citation-style-language/schema/raw/master/csl-citation.json"}</w:instrText>
      </w:r>
      <w:r w:rsidRPr="0041642D">
        <w:fldChar w:fldCharType="separate"/>
      </w:r>
      <w:r w:rsidRPr="0041642D" w:rsidR="00A2425D">
        <w:rPr>
          <w:noProof/>
        </w:rPr>
        <w:t>(Wilson 2000; Bouallegue and Richardson 2021)</w:t>
      </w:r>
      <w:r w:rsidRPr="0041642D">
        <w:fldChar w:fldCharType="end"/>
      </w:r>
      <w:r w:rsidRPr="0041642D">
        <w:t xml:space="preserve">. However, </w:t>
      </w:r>
      <w:r w:rsidRPr="0041642D" w:rsidR="00CA66B6">
        <w:t xml:space="preserve">as </w:t>
      </w:r>
      <w:r w:rsidRPr="0041642D">
        <w:t xml:space="preserve">this study focuses on the relative comparison of the AURC between two forecasting systems (i.e., ecPoint and ENS), such underestimation is not of a concern </w:t>
      </w:r>
      <w:r w:rsidRPr="0041642D" w:rsidR="00C7124B">
        <w:t xml:space="preserve">as it </w:t>
      </w:r>
      <w:r w:rsidRPr="0041642D" w:rsidR="00375EEF">
        <w:t>is</w:t>
      </w:r>
      <w:r w:rsidRPr="0041642D" w:rsidR="00C7124B">
        <w:t xml:space="preserve"> the same for both systems. In addition</w:t>
      </w:r>
      <w:r w:rsidRPr="0041642D" w:rsidR="00565D2F">
        <w:t>,</w:t>
      </w:r>
      <w:r w:rsidRPr="0041642D" w:rsidR="00C7124B">
        <w:t xml:space="preserve"> </w:t>
      </w:r>
      <w:r w:rsidRPr="0041642D" w:rsidR="0010413A">
        <w:t xml:space="preserve">closing the ROC curve with a straight line </w:t>
      </w:r>
      <w:r w:rsidRPr="0041642D" w:rsidR="0037101A">
        <w:t xml:space="preserve">allows to compare </w:t>
      </w:r>
      <w:r w:rsidRPr="0041642D" w:rsidR="00D520DC">
        <w:t>ecPoint and ENS</w:t>
      </w:r>
      <w:r w:rsidRPr="0041642D" w:rsidR="0037101A">
        <w:t xml:space="preserve"> considering their current operational configurations</w:t>
      </w:r>
      <w:r w:rsidRPr="0041642D" w:rsidR="00D520DC">
        <w:t xml:space="preserve"> </w:t>
      </w:r>
      <w:r w:rsidRPr="0041642D" w:rsidR="00D520DC">
        <w:fldChar w:fldCharType="begin" w:fldLock="1"/>
      </w:r>
      <w:r w:rsidRPr="0041642D" w:rsidR="00A90015">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Pr="0041642D" w:rsidR="00D520DC">
        <w:fldChar w:fldCharType="separate"/>
      </w:r>
      <w:r w:rsidRPr="0041642D" w:rsidR="00D520DC">
        <w:rPr>
          <w:noProof/>
        </w:rPr>
        <w:t>(Bouallegue and Richardson 2021)</w:t>
      </w:r>
      <w:r w:rsidRPr="0041642D" w:rsidR="00D520DC">
        <w:fldChar w:fldCharType="end"/>
      </w:r>
      <w:r w:rsidRPr="0041642D" w:rsidR="00D520DC">
        <w:t xml:space="preserve">, which will allow to evaluate </w:t>
      </w:r>
      <w:r w:rsidRPr="0041642D" w:rsidR="00A014C4">
        <w:t xml:space="preserve">whether </w:t>
      </w:r>
      <w:r w:rsidRPr="0041642D" w:rsidR="00F32CEA">
        <w:t>having a bigger ensemble to forecast extreme rainfall</w:t>
      </w:r>
      <w:r w:rsidRPr="0041642D" w:rsidR="008B6070">
        <w:t>, and consequently areas at risk of flash floods</w:t>
      </w:r>
      <w:r w:rsidRPr="0041642D" w:rsidR="00A014C4">
        <w:t xml:space="preserve"> is important or not</w:t>
      </w:r>
      <w:r w:rsidRPr="0041642D">
        <w:t>.</w:t>
      </w:r>
      <w:commentRangeEnd w:id="29"/>
      <w:r w:rsidRPr="0041642D" w:rsidR="00C53584">
        <w:rPr>
          <w:rStyle w:val="CommentReference"/>
        </w:rPr>
        <w:commentReference w:id="29"/>
      </w:r>
      <w:r w:rsidRPr="0041642D">
        <w:t xml:space="preserve"> Finally, the AURC </w:t>
      </w:r>
      <w:r w:rsidRPr="0041642D" w:rsidR="008B6070">
        <w:t>is</w:t>
      </w:r>
      <w:r w:rsidRPr="0041642D">
        <w:t xml:space="preserve"> computed using the trapezoidal approximation (i.e., the area under the ROC curve is estimated considering straight lines between two consecutive points in the plot, and the area is equal to the sum of the areas of the single trapeziums). To test the significance of the differences between the AURC </w:t>
      </w:r>
      <w:r w:rsidRPr="0041642D" w:rsidR="00E10462">
        <w:t>between</w:t>
      </w:r>
      <w:r w:rsidRPr="0041642D">
        <w:t xml:space="preserve"> ecPoint and ENS, a non-parametric bootstrapping technique with replacement and with 10000 replicates was adopted. A 95% confidence interval was </w:t>
      </w:r>
      <w:r w:rsidRPr="0041642D" w:rsidR="001D6B6D">
        <w:t>considered</w:t>
      </w:r>
      <w:r w:rsidRPr="0041642D">
        <w:t>.</w:t>
      </w:r>
      <w:commentRangeEnd w:id="27"/>
      <w:r w:rsidRPr="0041642D">
        <w:commentReference w:id="27"/>
      </w:r>
      <w:commentRangeEnd w:id="28"/>
      <w:r w:rsidRPr="0041642D" w:rsidR="008C73DC">
        <w:rPr>
          <w:rStyle w:val="CommentReference"/>
        </w:rPr>
        <w:commentReference w:id="28"/>
      </w:r>
    </w:p>
    <w:p w:rsidR="00D10D1C" w:rsidP="00D10D1C" w:rsidRDefault="00146892" w14:paraId="080EC892" w14:textId="73504F90">
      <w:r w:rsidRPr="0041642D">
        <w:t xml:space="preserve">The </w:t>
      </w:r>
      <w:r w:rsidRPr="0041642D" w:rsidR="00FF6DC4">
        <w:t>population</w:t>
      </w:r>
      <w:r w:rsidRPr="0041642D">
        <w:t xml:space="preserve"> of the 2X2 contingency table is the challenge of this verification analysis</w:t>
      </w:r>
      <w:r w:rsidR="00E43A3F">
        <w:t xml:space="preserve"> becaus</w:t>
      </w:r>
      <w:r w:rsidR="00D55A87">
        <w:t xml:space="preserve">e </w:t>
      </w:r>
      <w:r w:rsidR="00350290">
        <w:t xml:space="preserve">we are not using </w:t>
      </w:r>
      <w:r w:rsidR="00D55A87">
        <w:t>s</w:t>
      </w:r>
      <w:r w:rsidRPr="0041642D">
        <w:t>tationary observations (e.g., gauges)</w:t>
      </w:r>
      <w:r w:rsidR="00350290">
        <w:t xml:space="preserve"> that</w:t>
      </w:r>
      <w:r w:rsidRPr="0041642D">
        <w:t xml:space="preserve"> provide information about both yes- and non-events, allowing</w:t>
      </w:r>
      <w:r w:rsidR="0091544E">
        <w:t xml:space="preserve"> us</w:t>
      </w:r>
      <w:r w:rsidRPr="0041642D">
        <w:t xml:space="preserve"> to populate the four quadrants of the contingency table (</w:t>
      </w:r>
      <w:r w:rsidRPr="0041642D">
        <w:fldChar w:fldCharType="begin"/>
      </w:r>
      <w:r w:rsidRPr="0041642D">
        <w:instrText xml:space="preserve"> REF _Ref99032257 \h </w:instrText>
      </w:r>
      <w:r w:rsidRPr="0041642D">
        <w:fldChar w:fldCharType="separate"/>
      </w:r>
      <w:r w:rsidRPr="0041642D" w:rsidR="009D77B6">
        <w:rPr>
          <w:b/>
          <w:bCs/>
        </w:rPr>
        <w:t xml:space="preserve">Table </w:t>
      </w:r>
      <w:r w:rsidR="009D77B6">
        <w:rPr>
          <w:b/>
          <w:bCs/>
          <w:noProof/>
        </w:rPr>
        <w:t>1</w:t>
      </w:r>
      <w:r w:rsidRPr="0041642D">
        <w:fldChar w:fldCharType="end"/>
      </w:r>
      <w:r w:rsidRPr="0041642D">
        <w:t>). When observations are provided as reports,</w:t>
      </w:r>
      <w:r w:rsidR="0091544E">
        <w:t xml:space="preserve"> as they are in our study,</w:t>
      </w:r>
      <w:r w:rsidRPr="0041642D">
        <w:t xml:space="preserve"> </w:t>
      </w:r>
      <w:r w:rsidRPr="0041642D" w:rsidR="006B3892">
        <w:t>they</w:t>
      </w:r>
      <w:r w:rsidRPr="0041642D">
        <w:t xml:space="preserve"> are typically received only at the events' location</w:t>
      </w:r>
      <w:r w:rsidR="0091544E">
        <w:t xml:space="preserve"> so </w:t>
      </w:r>
      <w:r w:rsidRPr="0041642D">
        <w:t xml:space="preserve">reports provide information only about the yes-events. </w:t>
      </w:r>
      <w:r w:rsidR="0091544E">
        <w:t>I</w:t>
      </w:r>
      <w:r w:rsidRPr="0041642D">
        <w:t>t is not possible to answer the questions: if there are no reports in an area, is it because an event happened, but nobody reported</w:t>
      </w:r>
      <w:r w:rsidR="00994B7F">
        <w:t>, or</w:t>
      </w:r>
      <w:r w:rsidRPr="0041642D">
        <w:t xml:space="preserve"> was there no event to report?</w:t>
      </w:r>
      <w:r w:rsidR="00D10D1C">
        <w:t xml:space="preserve"> </w:t>
      </w:r>
      <w:r w:rsidRPr="0041642D">
        <w:t xml:space="preserve">Studies such as </w:t>
      </w:r>
      <w:r w:rsidRPr="0041642D">
        <w:rPr>
          <w:noProof/>
        </w:rPr>
        <w:t>Robbins and Titley</w:t>
      </w:r>
      <w:r w:rsidRPr="0041642D">
        <w:t xml:space="preserve"> </w:t>
      </w:r>
      <w:r w:rsidRPr="0041642D">
        <w:fldChar w:fldCharType="begin" w:fldLock="1"/>
      </w:r>
      <w:r w:rsidRPr="0041642D">
        <w:instrText>ADDIN CSL_CITATION {"citationItems":[{"id":"ITEM-1","itemData":{"DOI":"https://doi.org/10.1002/met.1720","author":[{"dropping-particle":"","family":"Robbins","given":"J. C.","non-dropping-particle":"","parse-names":false,"suffix":""},{"dropping-particle":"","family":"Titley","given":"H. A.","non-dropping-particle":"","parse-names":false,"suffix":""}],"container-title":"Meteorological Applications","id":"ITEM-1","issue":"4","issued":{"date-parts":[["2018"]]},"page":"548-560","title":"Evaluating high-impact precipitation forecasts from the Met Office Global Hazard Map (GHM) using a global impact database","type":"article-journal","volume":"25"},"suppress-author":1,"uris":["http://www.mendeley.com/documents/?uuid=83f51960-d566-35c3-81ad-c7ebd584bf80"]}],"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verify only the yes-events with the caveat that only quadrants I (i.e., hits) and III (i.e., misses) of the contingency table can be populated. </w:t>
      </w:r>
      <w:r w:rsidRPr="0041642D" w:rsidR="00E66976">
        <w:t>F</w:t>
      </w:r>
      <w:r w:rsidRPr="0041642D">
        <w:t xml:space="preserve">ollowing the approach of </w:t>
      </w:r>
      <w:r w:rsidRPr="0041642D">
        <w:rPr>
          <w:noProof/>
        </w:rPr>
        <w:t>Tsonevsky et al.</w:t>
      </w:r>
      <w:r w:rsidRPr="0041642D">
        <w:t xml:space="preserve"> </w:t>
      </w:r>
      <w:r w:rsidRPr="0041642D">
        <w:fldChar w:fldCharType="begin" w:fldLock="1"/>
      </w:r>
      <w:r w:rsidRPr="0041642D" w:rsidR="000705B9">
        <w:instrText>ADDIN CSL_CITATION {"citationItems":[{"id":"ITEM-1","itemData":{"DOI":"10.1175/WAF-D-18-0030.1","author":[{"dropping-particle":"","family":"Tsonevsky","given":"Ivan","non-dropping-particle":"","parse-names":false,"suffix":""},{"dropping-particle":"","family":"Doswell","given":"Charles A.","non-dropping-particle":"","parse-names":false,"suffix":""},{"dropping-particle":"","family":"Brooks","given":"Harold E.","non-dropping-particle":"","parse-names":false,"suffix":""}],"container-title":"Weather and Forecasting","id":"ITEM-1","issue":"3","issued":{"date-parts":[["2018"]]},"page":"857-871","title":"Early warnings of severe convection using the ECMWF extreme forecast index","type":"article-journal","volume":"33"},"suppress-author":1,"uris":["http://www.mendeley.com/documents/?uuid=e05cfeba-c313-3720-84f4-39c6aab9ac26"]}],"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for the verification of severe convection events using reports from the European Severe Weather Database (ESWD), it is possible to populate the four quadrants of the contingency table (</w:t>
      </w:r>
      <w:r w:rsidRPr="0041642D">
        <w:fldChar w:fldCharType="begin"/>
      </w:r>
      <w:r w:rsidRPr="0041642D">
        <w:instrText xml:space="preserve"> REF _Ref99032257 \h </w:instrText>
      </w:r>
      <w:r w:rsidRPr="0041642D">
        <w:fldChar w:fldCharType="separate"/>
      </w:r>
      <w:r w:rsidRPr="0041642D" w:rsidR="009D77B6">
        <w:rPr>
          <w:b/>
          <w:bCs/>
        </w:rPr>
        <w:t xml:space="preserve">Table </w:t>
      </w:r>
      <w:r w:rsidR="009D77B6">
        <w:rPr>
          <w:b/>
          <w:bCs/>
          <w:noProof/>
        </w:rPr>
        <w:t>1</w:t>
      </w:r>
      <w:r w:rsidRPr="0041642D">
        <w:fldChar w:fldCharType="end"/>
      </w:r>
      <w:r w:rsidRPr="0041642D">
        <w:t>), and provide an estimation of both HR</w:t>
      </w:r>
      <w:r w:rsidRPr="0041642D" w:rsidR="004F0F61">
        <w:t>s</w:t>
      </w:r>
      <w:r w:rsidRPr="0041642D">
        <w:t xml:space="preserve"> and FAR</w:t>
      </w:r>
      <w:r w:rsidRPr="0041642D" w:rsidR="004F0F61">
        <w:t>s</w:t>
      </w:r>
      <w:r w:rsidRPr="0041642D">
        <w:t xml:space="preserve"> for the forecasting systems under evaluation. This aspect of the verification analysis is important because risk-averse users are </w:t>
      </w:r>
      <w:r w:rsidRPr="0041642D" w:rsidR="00BF368C">
        <w:t xml:space="preserve">as much </w:t>
      </w:r>
      <w:r w:rsidRPr="0041642D">
        <w:t xml:space="preserve">interested </w:t>
      </w:r>
      <w:r w:rsidRPr="0041642D" w:rsidR="008D4887">
        <w:t xml:space="preserve">in the estimation </w:t>
      </w:r>
      <w:r w:rsidRPr="0041642D" w:rsidR="001461FF">
        <w:t>of</w:t>
      </w:r>
      <w:r w:rsidRPr="0041642D">
        <w:t xml:space="preserve"> false alarms as much as</w:t>
      </w:r>
      <w:r w:rsidRPr="0041642D" w:rsidR="008D4887">
        <w:t xml:space="preserve"> </w:t>
      </w:r>
      <w:r w:rsidRPr="0041642D">
        <w:t>hits</w:t>
      </w:r>
      <w:r w:rsidRPr="0041642D" w:rsidR="00EF6661">
        <w:t xml:space="preserve"> and misses</w:t>
      </w:r>
      <w:r w:rsidRPr="0041642D">
        <w:t>.</w:t>
      </w:r>
    </w:p>
    <w:p w:rsidRPr="0041642D" w:rsidR="000A698D" w:rsidP="00E3693C" w:rsidRDefault="00945027" w14:paraId="553DD516" w14:textId="6EE5CA61">
      <w:r w:rsidRPr="0041642D">
        <w:t xml:space="preserve"> </w:t>
      </w:r>
      <w:commentRangeStart w:id="30"/>
      <w:commentRangeStart w:id="31"/>
      <w:r w:rsidRPr="0041642D" w:rsidR="00146892">
        <w:t>In order to estimate the non-events</w:t>
      </w:r>
      <w:r w:rsidR="00394FD9">
        <w:t>,</w:t>
      </w:r>
      <w:r w:rsidRPr="0041642D" w:rsidR="00146892">
        <w:t xml:space="preserve"> </w:t>
      </w:r>
      <w:r w:rsidRPr="0041642D" w:rsidR="00F8363A">
        <w:t xml:space="preserve">a </w:t>
      </w:r>
      <w:r w:rsidRPr="0041642D" w:rsidR="00146892">
        <w:t>no</w:t>
      </w:r>
      <w:r w:rsidRPr="0041642D" w:rsidR="00F8363A">
        <w:t>-</w:t>
      </w:r>
      <w:r w:rsidRPr="0041642D" w:rsidR="00146892">
        <w:t xml:space="preserve">report </w:t>
      </w:r>
      <w:r w:rsidRPr="0041642D" w:rsidR="00E70EF4">
        <w:t>is</w:t>
      </w:r>
      <w:r w:rsidRPr="0041642D" w:rsidR="00146892">
        <w:t xml:space="preserve"> considered as a non-event</w:t>
      </w:r>
      <w:r w:rsidRPr="0041642D" w:rsidR="00E70EF4">
        <w:t xml:space="preserve"> in this study</w:t>
      </w:r>
      <w:r w:rsidRPr="0041642D" w:rsidR="00146892">
        <w:t>.</w:t>
      </w:r>
      <w:r w:rsidRPr="0041642D" w:rsidR="008E07AA">
        <w:t xml:space="preserve"> To allow a comparison between observations and forecast, a</w:t>
      </w:r>
      <w:r w:rsidRPr="0041642D" w:rsidR="00146892">
        <w:t xml:space="preserve"> mask of the full domain of interest must be created</w:t>
      </w:r>
      <w:r w:rsidRPr="0041642D" w:rsidR="0006045F">
        <w:t>.</w:t>
      </w:r>
      <w:commentRangeEnd w:id="30"/>
      <w:r w:rsidRPr="0041642D" w:rsidR="00146892">
        <w:commentReference w:id="30"/>
      </w:r>
      <w:commentRangeEnd w:id="31"/>
      <w:r w:rsidRPr="0041642D" w:rsidR="00146892">
        <w:rPr>
          <w:rStyle w:val="CommentReference"/>
        </w:rPr>
        <w:commentReference w:id="31"/>
      </w:r>
      <w:r w:rsidRPr="0041642D" w:rsidR="00146892">
        <w:t xml:space="preserve"> </w:t>
      </w:r>
      <w:commentRangeStart w:id="32"/>
      <w:commentRangeStart w:id="33"/>
      <w:r w:rsidRPr="0041642D" w:rsidR="00A32EE9">
        <w:t xml:space="preserve">The mask used in this study </w:t>
      </w:r>
      <w:r w:rsidRPr="0041642D" w:rsidR="00A32EE9">
        <w:lastRenderedPageBreak/>
        <w:t>(</w:t>
      </w:r>
      <w:r w:rsidRPr="0041642D" w:rsidR="00A32EE9">
        <w:fldChar w:fldCharType="begin"/>
      </w:r>
      <w:r w:rsidRPr="0041642D" w:rsidR="00A32EE9">
        <w:instrText xml:space="preserve"> REF _Ref98846796 \h </w:instrText>
      </w:r>
      <w:r w:rsidRPr="0041642D" w:rsidR="00A32EE9">
        <w:fldChar w:fldCharType="separate"/>
      </w:r>
      <w:r w:rsidRPr="0041642D" w:rsidR="009D77B6">
        <w:rPr>
          <w:b/>
          <w:bCs/>
        </w:rPr>
        <w:t xml:space="preserve">Figure </w:t>
      </w:r>
      <w:r w:rsidR="009D77B6">
        <w:rPr>
          <w:b/>
          <w:bCs/>
          <w:noProof/>
        </w:rPr>
        <w:t>1</w:t>
      </w:r>
      <w:r w:rsidRPr="0041642D" w:rsidR="00A32EE9">
        <w:fldChar w:fldCharType="end"/>
      </w:r>
      <w:r w:rsidRPr="0041642D" w:rsidR="00A32EE9">
        <w:rPr>
          <w:b/>
          <w:bCs/>
        </w:rPr>
        <w:t>b</w:t>
      </w:r>
      <w:r w:rsidRPr="0041642D" w:rsidR="00A32EE9">
        <w:t>) is based on the ENS (and ecPoint) native grid</w:t>
      </w:r>
      <w:r w:rsidRPr="00A639C9" w:rsidR="00A32EE9">
        <w:t>. The mask covers all continental Ecuador, including the borders with Colombia and Peru and the Pacific coast, counting 1090 grid-boxes in total. “La Costa”, “La Sierra” and “El Oriente” are defined based on the topography of Ecuador as represented in the ENS. Grid-boxes</w:t>
      </w:r>
      <w:r w:rsidRPr="00A639C9" w:rsidR="00A32EE9">
        <w:rPr>
          <w:b/>
          <w:bCs/>
        </w:rPr>
        <w:t xml:space="preserve"> </w:t>
      </w:r>
      <w:r w:rsidRPr="00A639C9" w:rsidR="00A32EE9">
        <w:t>to the left and to the right of the longitude 78.2 °W and below 600 m above sea level belong to “La Costa” (321 grid-boxes) and “El Oriente” (299 grid-boxes), respectively. Grid-boxes above 600 m belong to “La Sierra” (470 grid-boxes).</w:t>
      </w:r>
      <w:commentRangeEnd w:id="32"/>
      <w:r w:rsidRPr="00A639C9" w:rsidR="00A32EE9">
        <w:commentReference w:id="32"/>
      </w:r>
      <w:commentRangeEnd w:id="33"/>
      <w:r w:rsidRPr="00A639C9" w:rsidR="00A32EE9">
        <w:rPr>
          <w:rStyle w:val="CommentReference"/>
        </w:rPr>
        <w:commentReference w:id="33"/>
      </w:r>
      <w:r w:rsidRPr="00A639C9" w:rsidR="000A698D">
        <w:t xml:space="preserve"> </w:t>
      </w:r>
      <w:commentRangeStart w:id="34"/>
      <w:commentRangeStart w:id="35"/>
      <w:r w:rsidRPr="0041642D" w:rsidR="00146892">
        <w:t>Th</w:t>
      </w:r>
      <w:r w:rsidRPr="0041642D" w:rsidR="00785CD4">
        <w:t xml:space="preserve">e mask </w:t>
      </w:r>
      <w:r w:rsidRPr="0041642D" w:rsidR="00A32EE9">
        <w:t>is</w:t>
      </w:r>
      <w:r w:rsidRPr="0041642D" w:rsidR="000A698D">
        <w:t xml:space="preserve"> then</w:t>
      </w:r>
      <w:r w:rsidRPr="0041642D" w:rsidR="00A32EE9">
        <w:t xml:space="preserve"> used to</w:t>
      </w:r>
      <w:r w:rsidRPr="0041642D" w:rsidR="00785CD4">
        <w:t xml:space="preserve"> build observational fields that match the valid accumulation periods of the forecast fields</w:t>
      </w:r>
      <w:r w:rsidRPr="0041642D" w:rsidR="00CF38CD">
        <w:t xml:space="preserve"> </w:t>
      </w:r>
      <w:r w:rsidRPr="0041642D" w:rsidR="00785CD4">
        <w:t>i.e., 12-hourly accumulation periods ending at 0, 6, 12 and 18 UTC for each day in the verification analysis, which in this study goes from 1</w:t>
      </w:r>
      <w:r w:rsidRPr="0041642D" w:rsidR="00785CD4">
        <w:rPr>
          <w:vertAlign w:val="superscript"/>
        </w:rPr>
        <w:t>st</w:t>
      </w:r>
      <w:r w:rsidRPr="0041642D" w:rsidR="00785CD4">
        <w:t xml:space="preserve"> January to 31</w:t>
      </w:r>
      <w:r w:rsidRPr="0041642D" w:rsidR="00785CD4">
        <w:rPr>
          <w:vertAlign w:val="superscript"/>
        </w:rPr>
        <w:t>st</w:t>
      </w:r>
      <w:r w:rsidRPr="0041642D" w:rsidR="00785CD4">
        <w:t xml:space="preserve"> December 2020</w:t>
      </w:r>
      <w:r w:rsidRPr="0041642D" w:rsidR="00A32EE9">
        <w:t>).</w:t>
      </w:r>
      <w:r w:rsidRPr="0041642D" w:rsidR="00F4616D">
        <w:t xml:space="preserve"> In the observational field for a specific 12-hourly accumulation period, </w:t>
      </w:r>
      <w:r w:rsidRPr="0041642D" w:rsidR="00CF38CD">
        <w:t>grid-box</w:t>
      </w:r>
      <w:r w:rsidRPr="0041642D" w:rsidR="00F4616D">
        <w:t>es are</w:t>
      </w:r>
      <w:r w:rsidRPr="0041642D" w:rsidR="00ED67B4">
        <w:t xml:space="preserve"> assigned the value</w:t>
      </w:r>
      <w:r w:rsidRPr="0041642D" w:rsidR="00146892">
        <w:t xml:space="preserve"> 1 </w:t>
      </w:r>
      <w:r w:rsidRPr="0041642D" w:rsidR="00F4616D">
        <w:t>if</w:t>
      </w:r>
      <w:r w:rsidRPr="0041642D" w:rsidR="00146892">
        <w:t xml:space="preserve"> the</w:t>
      </w:r>
      <w:r w:rsidRPr="0041642D" w:rsidR="007A2B8B">
        <w:t xml:space="preserve">y </w:t>
      </w:r>
      <w:r w:rsidRPr="0041642D" w:rsidR="00F4616D">
        <w:t xml:space="preserve">contain </w:t>
      </w:r>
      <w:r w:rsidRPr="0041642D" w:rsidR="00146892">
        <w:t>at least one flood report</w:t>
      </w:r>
      <w:r w:rsidRPr="0041642D" w:rsidR="007A2B8B">
        <w:t>: otherwise, they are assigned the value 0</w:t>
      </w:r>
      <w:r w:rsidRPr="0041642D" w:rsidR="00146892">
        <w:t>.</w:t>
      </w:r>
      <w:commentRangeEnd w:id="34"/>
      <w:r w:rsidRPr="0041642D" w:rsidR="00146892">
        <w:commentReference w:id="34"/>
      </w:r>
      <w:commentRangeEnd w:id="35"/>
      <w:r w:rsidRPr="0041642D" w:rsidR="00146892">
        <w:rPr>
          <w:rStyle w:val="CommentReference"/>
        </w:rPr>
        <w:commentReference w:id="35"/>
      </w:r>
      <w:r w:rsidRPr="0041642D" w:rsidR="00146892">
        <w:t xml:space="preserve"> </w:t>
      </w:r>
      <w:bookmarkStart w:name="_Ref99096052" w:id="36"/>
      <w:r w:rsidRPr="0041642D" w:rsidR="00B704BF">
        <w:t>Forecast fields are instead built by assigning to each grid-box the value 1 if a specific rainfall event is exceeded with a certain probability threshold</w:t>
      </w:r>
      <w:r w:rsidRPr="0041642D" w:rsidR="00E51D06">
        <w:t xml:space="preserve">; otherwise, it is assigned the value 0. The 2X2 contingency table is then built by </w:t>
      </w:r>
      <w:r w:rsidRPr="0041642D" w:rsidR="00422856">
        <w:t>examining the values of overlapping grid-boxes</w:t>
      </w:r>
      <w:r w:rsidRPr="0041642D" w:rsidR="005A1361">
        <w:t xml:space="preserve"> in the observational and forecast fields</w:t>
      </w:r>
      <w:r w:rsidRPr="0041642D" w:rsidR="00422856">
        <w:t xml:space="preserve">. When both grid-boxes </w:t>
      </w:r>
      <w:r w:rsidRPr="0041642D" w:rsidR="00126EE1">
        <w:t xml:space="preserve">are assigned the value 1 or 0, such </w:t>
      </w:r>
      <w:r w:rsidRPr="0041642D" w:rsidR="005A1361">
        <w:t>instance</w:t>
      </w:r>
      <w:r w:rsidRPr="0041642D" w:rsidR="00126EE1">
        <w:t xml:space="preserve"> is counted as a hit or correct negative, respectively. </w:t>
      </w:r>
      <w:r w:rsidRPr="0041642D" w:rsidR="005A1361">
        <w:t>When</w:t>
      </w:r>
      <w:r w:rsidRPr="0041642D" w:rsidR="008438B2">
        <w:t xml:space="preserve"> a grid-box in the observational field </w:t>
      </w:r>
      <w:r w:rsidRPr="0041642D" w:rsidR="00EA5096">
        <w:t xml:space="preserve">has the value 1, and the correspondent grid-box in the forecast field has the value 0, such instance </w:t>
      </w:r>
      <w:r w:rsidRPr="0041642D" w:rsidR="00051B10">
        <w:t xml:space="preserve">is counted as a missed. It is counted as a false alarm if it happens </w:t>
      </w:r>
      <w:r w:rsidRPr="0041642D" w:rsidR="00EE440E">
        <w:t>vice versa</w:t>
      </w:r>
      <w:r w:rsidRPr="0041642D" w:rsidR="00051B10">
        <w:t>.</w:t>
      </w:r>
      <w:r w:rsidRPr="0041642D" w:rsidR="008438B2">
        <w:t xml:space="preserve"> </w:t>
      </w:r>
      <w:r w:rsidRPr="0041642D" w:rsidR="00EE440E">
        <w:t xml:space="preserve">From the population of the 2X2 contingency table is then possible to calculate the HRs and FARs, and build the ROC for </w:t>
      </w:r>
      <w:r w:rsidRPr="0041642D" w:rsidR="00E3693C">
        <w:t xml:space="preserve">a specific </w:t>
      </w:r>
      <w:r w:rsidRPr="0041642D" w:rsidR="002E7948">
        <w:t>rainfall threshold</w:t>
      </w:r>
      <w:r w:rsidRPr="0041642D" w:rsidR="00E3693C">
        <w:t>.</w:t>
      </w:r>
    </w:p>
    <w:p w:rsidRPr="0041642D" w:rsidR="003E6605" w:rsidP="00BD1752" w:rsidRDefault="003E6605" w14:paraId="0472ADDA" w14:textId="428A7881">
      <w:pPr>
        <w:pStyle w:val="Heading2"/>
        <w:numPr>
          <w:ilvl w:val="1"/>
          <w:numId w:val="6"/>
        </w:numPr>
      </w:pPr>
      <w:r w:rsidRPr="0041642D">
        <w:t>Defini</w:t>
      </w:r>
      <w:r w:rsidRPr="0041642D" w:rsidR="00D05345">
        <w:t xml:space="preserve">ng verifying rainfall </w:t>
      </w:r>
      <w:r w:rsidRPr="0041642D" w:rsidR="008169DB">
        <w:t>events</w:t>
      </w:r>
      <w:bookmarkEnd w:id="36"/>
    </w:p>
    <w:p w:rsidRPr="0041642D" w:rsidR="00BF1DA8" w:rsidP="00BF1DA8" w:rsidRDefault="004A5D66" w14:paraId="431AD4C3" w14:textId="16F7C7D2">
      <w:commentRangeStart w:id="37"/>
      <w:commentRangeStart w:id="38"/>
      <w:r w:rsidR="21DD367A">
        <w:rPr/>
        <w:t xml:space="preserve">In this study, a “verifying rainfall event (VRE)” is a rainfall threshold that, if exceeded, is likely to generate flash floods. It is then used as a baseline to assess whether </w:t>
      </w:r>
      <w:proofErr w:type="spellStart"/>
      <w:r w:rsidR="21DD367A">
        <w:rPr/>
        <w:t>ecPoint</w:t>
      </w:r>
      <w:proofErr w:type="spellEnd"/>
      <w:r w:rsidR="21DD367A">
        <w:rPr/>
        <w:t xml:space="preserve"> can predict such rainfall events and identify areas at flash flood risk. There are two main ways to determine the value of VREs. The first way is to examine rainfall observations (e.g., rain gauges, radar) near flash flood reports to determine the average extreme rainfall values likely to lead to flash floods. This method benefits from defining VREs that represent the amounts of localised rainfall extremes that generate flash floods. In the absence of local rainfall observations associated with flash flood reports, it is also common practice to define VREs from rainfall </w:t>
      </w:r>
      <w:proofErr w:type="spellStart"/>
      <w:r w:rsidR="21DD367A">
        <w:rPr/>
        <w:t>climatologies</w:t>
      </w:r>
      <w:proofErr w:type="spellEnd"/>
      <w:r w:rsidR="21DD367A">
        <w:rPr/>
        <w:t xml:space="preserve"> obtained from model gridded rainfall products such as ERA5 reanalysis </w:t>
      </w:r>
      <w:r>
        <w:fldChar w:fldCharType="begin" w:fldLock="true"/>
      </w:r>
      <w:r>
        <w:instrText xml:space="preserve">ADDIN CSL_CITATION {"citationItems":[{"id":"ITEM-1","itemData":{"DOI":"10.1002/qj.3803","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reanalysis","type":"article-journal","volume":"146"},"uris":["http://www.mendeley.com/documents/?uuid=374a072e-0d89-3e47-9290-fe6877a960ad"]}],"mendeley":{"formattedCitation":"(Hersbach et al. 2020)","plainTextFormattedCitation":"(Hersbach et al. 2020)","previouslyFormattedCitation":"(Hersbach et al. 2020)"},"properties":{"noteIndex":0},"schema":"https://github.com/citation-style-language/schema/raw/master/csl-citation.json"}</w:instrText>
      </w:r>
      <w:r>
        <w:fldChar w:fldCharType="separate"/>
      </w:r>
      <w:r w:rsidRPr="21DD367A" w:rsidR="21DD367A">
        <w:rPr>
          <w:noProof/>
        </w:rPr>
        <w:t>(Hersbach et al. 2020)</w:t>
      </w:r>
      <w:r>
        <w:fldChar w:fldCharType="end"/>
      </w:r>
      <w:r w:rsidR="21DD367A">
        <w:rPr/>
        <w:t xml:space="preserve"> and reforecasts </w:t>
      </w:r>
      <w:r>
        <w:fldChar w:fldCharType="begin" w:fldLock="true"/>
      </w:r>
      <w:r>
        <w:instrText xml:space="preserve">ADDIN CSL_CITATION {"citationItems":[{"id":"ITEM-1","itemData":{"DOI":"10.1175/BAMS-87-1-33","author":[{"dropping-particle":"","family":"Hamill","given":"Thomas M.","non-dropping-particle":"","parse-names":false,"suffix":""},{"dropping-particle":"","family":"Whitaker","given":"Jeffrey S.","non-dropping-particle":"","parse-names":false,"suffix":""},{"dropping-particle":"","family":"Mullen","given":"Steven L.","non-dropping-particle":"","parse-names":false,"suffix":""}],"container-title":"Bulletin of the American Meteorological Society","id":"ITEM-1","issue":"1","issued":{"date-parts":[["2006"]]},"page":"33-46","title":"Reforecasts: An important dataset for improving weather predictions","type":"article-journal","volume":"87"},"uris":["http://www.mendeley.com/documents/?uuid=7bf1ce51-7e93-3a9d-8b2a-0c3e3a95af7d"]}],"mendeley":{"formattedCitation":"(Hamill et al. 2006)","plainTextFormattedCitation":"(Hamill et al. 2006)","previouslyFormattedCitation":"(Hamill et al. 2006)"},"properties":{"noteIndex":0},"schema":"https://github.com/citation-style-language/schema/raw/master/csl-citation.json"}</w:instrText>
      </w:r>
      <w:r>
        <w:fldChar w:fldCharType="separate"/>
      </w:r>
      <w:r w:rsidRPr="21DD367A" w:rsidR="21DD367A">
        <w:rPr>
          <w:noProof/>
        </w:rPr>
        <w:t>(Hamill et al. 2006)</w:t>
      </w:r>
      <w:r>
        <w:fldChar w:fldCharType="end"/>
      </w:r>
      <w:r w:rsidR="21DD367A">
        <w:rPr/>
        <w:t>, or from gridded rainfall products obtained from the blending of different types of rainfall observations (</w:t>
      </w:r>
      <w:proofErr w:type="gramStart"/>
      <w:r w:rsidR="21DD367A">
        <w:rPr/>
        <w:t>e.g.</w:t>
      </w:r>
      <w:proofErr w:type="gramEnd"/>
      <w:r w:rsidR="21DD367A">
        <w:rPr/>
        <w:t xml:space="preserve"> gauges, radar, satellite) such as MSWEP </w:t>
      </w:r>
      <w:r>
        <w:fldChar w:fldCharType="begin" w:fldLock="true"/>
      </w:r>
      <w:r>
        <w:instrText xml:space="preserve">ADDIN CSL_CITATION {"citationItems":[{"id":"ITEM-1","itemData":{"DOI":"10.1175/BAMS-D-17-0138.1","author":[{"dropping-particle":"","family":"Beck","given":"Hylke E.","non-dropping-particle":"","parse-names":false,"suffix":""},{"dropping-particle":"","family":"Wood","given":"Eric F.","non-dropping-particle":"","parse-names":false,"suffix":""},{"dropping-particle":"","family":"Pan","given":"Ming","non-dropping-particle":"","parse-names":false,"suffix":""},{"dropping-particle":"","family":"Fisher","given":"Colby K.","non-dropping-particle":"","parse-names":false,"suffix":""},{"dropping-particle":"","family":"Miralles","given":"Diego G.","non-dropping-particle":"","parse-names":false,"suffix":""},{"dropping-particle":"","family":"Dijk","given":"Albert I.J.M.","non-dropping-particle":"Van","parse-names":false,"suffix":""},{"dropping-particle":"","family":"McVicar","given":"Tim R.","non-dropping-particle":"","parse-names":false,"suffix":""},{"dropping-particle":"","family":"Adler","given":"Robert F.","non-dropping-particle":"","parse-names":false,"suffix":""}],"container-title":"Bulletin of the American Meteorological Society","id":"ITEM-1","issue":"3","issued":{"date-parts":[["2019","3","1"]]},"page":"473-500","title":"MSWep v2 Global 3-hourly 0.1° precipitation: Methodology and quantitative assessment","type":"article-journal","volume":"100"},"uris":["http://www.mendeley.com/documents/?uuid=4a5be2c0-cf4e-31a0-b563-eb3a1df346c8"]}],"mendeley":{"formattedCitation":"(Beck et al. 2019)","plainTextFormattedCitation":"(Beck et al. 2019)","previouslyFormattedCitation":"(Beck et al. 2019)"},"properties":{"noteIndex":0},"schema":"https://github.com/citation-style-language/schema/raw/master/csl-citation.json"}</w:instrText>
      </w:r>
      <w:r>
        <w:fldChar w:fldCharType="separate"/>
      </w:r>
      <w:r w:rsidRPr="21DD367A" w:rsidR="21DD367A">
        <w:rPr>
          <w:noProof/>
        </w:rPr>
        <w:t>(Beck et al. 2019)</w:t>
      </w:r>
      <w:r>
        <w:fldChar w:fldCharType="end"/>
      </w:r>
      <w:r w:rsidR="21DD367A">
        <w:rPr/>
        <w:t xml:space="preserve">, or GPCP </w:t>
      </w:r>
      <w:r>
        <w:fldChar w:fldCharType="begin" w:fldLock="true"/>
      </w:r>
      <w:r>
        <w:instrText xml:space="preserve">ADDIN CSL_CITATION {"citationItems":[{"id":"ITEM-1","itemData":{"DOI":"10.3390/atmos9040138","author":[{"dropping-particle":"","family":"Adler","given":"Robert F.","non-dropping-particle":"","parse-names":false,"suffix":""},{"dropping-particle":"","family":"Sapiano","given":"Mathew R.P.","non-dropping-particle":"","parse-names":false,"suffix":""},{"dropping-particle":"","family":"Huffman","given":"George J.","non-dropping-particle":"","parse-names":false,"suffix":""},{"dropping-particle":"","family":"Wang","given":"Jian Jian","non-dropping-particle":"","parse-names":false,"suffix":""},{"dropping-particle":"","family":"Gu","given":"Guojun","non-dropping-particle":"","parse-names":false,"suffix":""},{"dropping-particle":"","family":"Bolvin","given":"David","non-dropping-particle":"","parse-names":false,"suffix":""},{"dropping-particle":"","family":"Chiu","given":"Long","non-dropping-particle":"","parse-names":false,"suffix":""},{"dropping-particle":"","family":"Schneider","given":"Udo","non-dropping-particle":"","parse-names":false,"suffix":""},{"dropping-particle":"","family":"Becker","given":"Andreas","non-dropping-particle":"","parse-names":false,"suffix":""},{"dropping-particle":"","family":"Nelkin","given":"Eric","non-dropping-particle":"","parse-names":false,"suffix":""},{"dropping-particle":"","family":"Xie","given":"Pingping","non-dropping-particle":"","parse-names":false,"suffix":""},{"dropping-particle":"","family":"Ferraro","given":"Ralph","non-dropping-particle":"","parse-names":false,"suffix":""},{"dropping-particle":"Bin","family":"Shin","given":"Dong","non-dropping-particle":"","parse-names":false,"suffix":""}],"container-title":"Atmosphere","id":"ITEM-1","issue":"4","issued":{"date-parts":[["2018"]]},"page":"138","title":"The Global Precipitation Climatology Project (GPCP) monthly analysis (New Version 2.3) and a review of 2017 global precipitation","type":"article-journal","volume":"9"},"uris":["http://www.mendeley.com/documents/?uuid=b6261c5e-8dd7-3130-9992-c3435a047932"]}],"mendeley":{"formattedCitation":"(Adler et al. 2018)","plainTextFormattedCitation":"(Adler et al. 2018)","previouslyFormattedCitation":"(Adler et al. 2018)"},"properties":{"noteIndex":0},"schema":"https://github.com/citation-style-language/schema/raw/master/csl-citation.json"}</w:instrText>
      </w:r>
      <w:r>
        <w:fldChar w:fldCharType="separate"/>
      </w:r>
      <w:r w:rsidRPr="21DD367A" w:rsidR="21DD367A">
        <w:rPr>
          <w:noProof/>
        </w:rPr>
        <w:t>(Adler et al. 2018)</w:t>
      </w:r>
      <w:r>
        <w:fldChar w:fldCharType="end"/>
      </w:r>
      <w:r w:rsidR="21DD367A">
        <w:rPr/>
        <w:t xml:space="preserve">. However, due to the coarse resolution of these rainfall products, local rainfall totals might be underestimated </w:t>
      </w:r>
      <w:r>
        <w:fldChar w:fldCharType="begin" w:fldLock="true"/>
      </w:r>
      <w:r>
        <w:instrText xml:space="preserve">ADDIN CSL_CITATION {"citationItems":[{"id":"ITEM-1","itemData":{"DOI":"10.1175/BAMS-D-17-0218.1","author":[{"dropping-particle":"","family":"Tapiador","given":"Francisco J.","non-dropping-particle":"","parse-names":false,"suffix":""},{"dropping-particle":"","family":"Roca","given":"Rémy","non-dropping-particle":"","parse-names":false,"suffix":""},{"dropping-particle":"","family":"Genio","given":"Anthony","non-dropping-particle":"Del","parse-names":false,"suffix":""},{"dropping-particle":"","family":"Dewitt","given":"Boris","non-dropping-particle":"","parse-names":false,"suffix":""},{"dropping-particle":"","family":"Petersen","given":"Walt","non-dropping-particle":"","parse-names":false,"suffix":""},{"dropping-particle":"","family":"Zhang","given":"Fuqing","non-dropping-particle":"","parse-names":false,"suffix":""}],"container-title":"Bulletin of the American Meteorological Society","id":"ITEM-1","issue":"2","issued":{"date-parts":[["2019"]]},"page":"223-233","title":"Is precipitation a good metric for model performance?","type":"article","volume":"100"},"uris":["http://www.mendeley.com/documents/?uuid=f849556b-60d3-343a-971b-7188f0716303"]}],"mendeley":{"formattedCitation":"(Tapiador et al. 2019)","plainTextFormattedCitation":"(Tapiador et al. 2019)","previouslyFormattedCitation":"(Tapiador et al. 2019)"},"properties":{"noteIndex":0},"schema":"https://github.com/citation-style-language/schema/raw/master/csl-citation.json"}</w:instrText>
      </w:r>
      <w:r>
        <w:fldChar w:fldCharType="separate"/>
      </w:r>
      <w:r w:rsidRPr="21DD367A" w:rsidR="21DD367A">
        <w:rPr>
          <w:noProof/>
        </w:rPr>
        <w:t>(Tapiador et al. 2019)</w:t>
      </w:r>
      <w:r>
        <w:fldChar w:fldCharType="end"/>
      </w:r>
      <w:r w:rsidR="21DD367A">
        <w:rPr/>
        <w:t>. The first way of computing VREs is preferred in this study because its output is more compatible with what ecPoint-Rainfall aims to predict, i.e., point rainfall totals.</w:t>
      </w:r>
      <w:commentRangeEnd w:id="37"/>
      <w:r>
        <w:rPr>
          <w:rStyle w:val="CommentReference"/>
        </w:rPr>
        <w:commentReference w:id="37"/>
      </w:r>
      <w:commentRangeEnd w:id="38"/>
      <w:r>
        <w:rPr>
          <w:rStyle w:val="CommentReference"/>
        </w:rPr>
        <w:commentReference w:id="38"/>
      </w:r>
      <w:r w:rsidR="21DD367A">
        <w:rPr/>
        <w:t xml:space="preserve"> </w:t>
      </w:r>
    </w:p>
    <w:p w:rsidRPr="0041642D" w:rsidR="004C4708" w:rsidP="00AA0A40" w:rsidRDefault="00D47E3C" w14:paraId="31B31797" w14:textId="31B0C21F">
      <w:r w:rsidR="21DD367A">
        <w:rPr/>
        <w:t xml:space="preserve">To define VREs using the first method, high-density rainfall observations, in space and time, are required to have a greater chance to capture time and location of rainfall events that lead to flash floods (Haiden and Duffy, 2016). </w:t>
      </w:r>
      <w:commentRangeStart w:id="39"/>
      <w:commentRangeStart w:id="40"/>
      <w:r w:rsidR="21DD367A">
        <w:rPr/>
        <w:t xml:space="preserve">Due to the absence in Ecuador of high-density, in-situ 12-hourly rainfall observations, day 1 </w:t>
      </w:r>
      <w:proofErr w:type="spellStart"/>
      <w:r w:rsidR="21DD367A">
        <w:rPr/>
        <w:t>ecPoint</w:t>
      </w:r>
      <w:proofErr w:type="spellEnd"/>
      <w:r w:rsidR="21DD367A">
        <w:rPr/>
        <w:t xml:space="preserve">-Rainfall forecasts are used as a proxy for rainfall observations to create a synthetic climatology of rainfall events associated with flash floods. At such short-range, the 99 rainfall values provided by </w:t>
      </w:r>
      <w:proofErr w:type="spellStart"/>
      <w:r w:rsidR="21DD367A">
        <w:rPr/>
        <w:t>ecPoint</w:t>
      </w:r>
      <w:proofErr w:type="spellEnd"/>
      <w:r w:rsidR="21DD367A">
        <w:rPr/>
        <w:t>-Rainfall at each ENS grid-box are representative of rainfall sub-grid variability and can be thought</w:t>
      </w:r>
      <w:ins w:author="Guest User" w:date="2022-04-22T01:07:57.594Z" w:id="1028985844">
        <w:r w:rsidR="21DD367A">
          <w:t xml:space="preserve"> of</w:t>
        </w:r>
      </w:ins>
      <w:r w:rsidR="21DD367A">
        <w:rPr/>
        <w:t xml:space="preserve"> as point rainfall observations within each ENS grid-box </w:t>
      </w:r>
      <w:r>
        <w:fldChar w:fldCharType="begin" w:fldLock="true"/>
      </w:r>
      <w:r>
        <w:instrText xml:space="preserve">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21DD367A" w:rsidR="21DD367A">
        <w:rPr>
          <w:noProof/>
        </w:rPr>
        <w:t>(Hewson and Pillosu 2021)</w:t>
      </w:r>
      <w:r>
        <w:fldChar w:fldCharType="end"/>
      </w:r>
      <w:r w:rsidR="21DD367A">
        <w:rPr/>
        <w:t>. Both 0 and 12 UTC runs are considered to increase the sample size.</w:t>
      </w:r>
      <w:commentRangeEnd w:id="39"/>
      <w:r>
        <w:rPr>
          <w:rStyle w:val="CommentReference"/>
        </w:rPr>
        <w:commentReference w:id="39"/>
      </w:r>
      <w:commentRangeEnd w:id="40"/>
      <w:r>
        <w:rPr>
          <w:rStyle w:val="CommentReference"/>
        </w:rPr>
        <w:commentReference w:id="40"/>
      </w:r>
      <w:r w:rsidR="21DD367A">
        <w:rPr/>
        <w:t xml:space="preserve"> </w:t>
      </w:r>
      <w:commentRangeStart w:id="41"/>
      <w:commentRangeStart w:id="42"/>
      <w:proofErr w:type="spellStart"/>
      <w:r w:rsidR="21DD367A">
        <w:rPr/>
        <w:t>ecPoint</w:t>
      </w:r>
      <w:proofErr w:type="spellEnd"/>
      <w:r w:rsidR="21DD367A">
        <w:rPr/>
        <w:t>-Rainfall forecasts are valid for four 12-hourly overlapping accumulation periods ending at 0, 6, 12, and 18 UTC. To increase the sample size, all four overlapping accumulation periods were used in the analysis, which means that each flood report in the database was matched with two 12-hourly accumulation periods that best spanned the event (</w:t>
      </w:r>
      <w:r>
        <w:fldChar w:fldCharType="begin"/>
      </w:r>
      <w:r>
        <w:instrText xml:space="preserve"> REF _Ref98948519 \h </w:instrText>
      </w:r>
      <w:r>
        <w:fldChar w:fldCharType="separate"/>
      </w:r>
      <w:r w:rsidRPr="21DD367A" w:rsidR="21DD367A">
        <w:rPr>
          <w:b w:val="1"/>
          <w:bCs w:val="1"/>
        </w:rPr>
        <w:t xml:space="preserve">Table </w:t>
      </w:r>
      <w:r w:rsidRPr="21DD367A" w:rsidR="21DD367A">
        <w:rPr>
          <w:b w:val="1"/>
          <w:bCs w:val="1"/>
          <w:noProof/>
        </w:rPr>
        <w:t>4</w:t>
      </w:r>
      <w:r>
        <w:fldChar w:fldCharType="end"/>
      </w:r>
      <w:r w:rsidR="21DD367A">
        <w:rPr/>
        <w:t xml:space="preserve">). Each flood report was assigned a distribution of 396 rainfall values from </w:t>
      </w:r>
      <w:proofErr w:type="spellStart"/>
      <w:r w:rsidR="21DD367A">
        <w:rPr/>
        <w:t>ecPoint</w:t>
      </w:r>
      <w:proofErr w:type="spellEnd"/>
      <w:r w:rsidR="21DD367A">
        <w:rPr/>
        <w:t>, and 204 rainfall values from ENS. This methodological approach should not be seen as a disadvantage for the verification of the ENS forecasts as it is similar to what is generally done in rainfall verification, where rainfall forecasts from an NWP model are typically verified against in-situ observations instead of rainfall totals averaged over the NWP grid-box. Indeed, this approach allows for analysing how well the NWP model can represent local rainfall totals.</w:t>
      </w:r>
      <w:commentRangeEnd w:id="41"/>
      <w:r>
        <w:rPr>
          <w:rStyle w:val="CommentReference"/>
        </w:rPr>
        <w:commentReference w:id="41"/>
      </w:r>
      <w:commentRangeEnd w:id="42"/>
      <w:r>
        <w:rPr>
          <w:rStyle w:val="CommentReference"/>
        </w:rPr>
        <w:commentReference w:id="42"/>
      </w:r>
      <w:r w:rsidR="21DD367A">
        <w:rPr/>
        <w:t xml:space="preserve"> </w:t>
      </w:r>
    </w:p>
    <w:p w:rsidR="00F07D66" w:rsidP="00F07D66" w:rsidRDefault="002B3DC6" w14:paraId="28DD484C" w14:textId="03FAC447">
      <w:r w:rsidR="21DD367A">
        <w:rPr/>
        <w:t xml:space="preserve">From the rainfall distribution assigned to each flood report, a representative extreme rainfall value, provided as an </w:t>
      </w:r>
      <w:proofErr w:type="spellStart"/>
      <w:r w:rsidR="21DD367A">
        <w:rPr/>
        <w:t>X</w:t>
      </w:r>
      <w:r w:rsidRPr="21DD367A" w:rsidR="21DD367A">
        <w:rPr>
          <w:vertAlign w:val="superscript"/>
        </w:rPr>
        <w:t>th</w:t>
      </w:r>
      <w:proofErr w:type="spellEnd"/>
      <w:r w:rsidR="21DD367A">
        <w:rPr/>
        <w:t xml:space="preserve">  percentile of such distribution, was extracted. This approach was adopted because, physically, the smallest rainfall values in the distribution are unlikely the driver of any flash flood event. The 50th, 75th, 85th, 90th, 95th, 98th, and 99th percentiles were considered in this study to represent the average rainfall that might lead to flash floods. Separate distributions were computed for </w:t>
      </w:r>
      <w:commentRangeStart w:id="43"/>
      <w:commentRangeStart w:id="44"/>
      <w:r w:rsidR="21DD367A">
        <w:rPr/>
        <w:t>"La Costa" and "La Sierra"</w:t>
      </w:r>
      <w:commentRangeEnd w:id="43"/>
      <w:r>
        <w:rPr>
          <w:rStyle w:val="CommentReference"/>
        </w:rPr>
        <w:commentReference w:id="43"/>
      </w:r>
      <w:commentRangeEnd w:id="44"/>
      <w:r>
        <w:rPr>
          <w:rStyle w:val="CommentReference"/>
        </w:rPr>
        <w:commentReference w:id="44"/>
      </w:r>
      <w:r w:rsidR="21DD367A">
        <w:rPr/>
        <w:t xml:space="preserve"> to capture possible differences in the distribution of rainfall values associated with flash flood events in these two regions. A distribution of the average rainfall totals associated with the different </w:t>
      </w:r>
      <w:proofErr w:type="spellStart"/>
      <w:r w:rsidR="21DD367A">
        <w:rPr/>
        <w:t>X</w:t>
      </w:r>
      <w:r w:rsidRPr="21DD367A" w:rsidR="21DD367A">
        <w:rPr>
          <w:vertAlign w:val="superscript"/>
        </w:rPr>
        <w:t>th</w:t>
      </w:r>
      <w:proofErr w:type="spellEnd"/>
      <w:r w:rsidR="21DD367A">
        <w:rPr/>
        <w:t xml:space="preserve"> percentiles considered was created for all flood reports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21DD367A">
        <w:rPr/>
        <w:t>). The VRE was determined from such distribution based on how many flood reports one wants to retain in the analysis. Percentiles from such distribution depict the number of retained flood reports. This aspect is important because the higher the percentile, the more extreme the flash floods that defined the VRE are. The 25</w:t>
      </w:r>
      <w:r w:rsidRPr="21DD367A" w:rsidR="21DD367A">
        <w:rPr>
          <w:vertAlign w:val="superscript"/>
        </w:rPr>
        <w:t>th</w:t>
      </w:r>
      <w:r w:rsidR="21DD367A">
        <w:rPr/>
        <w:t xml:space="preserve"> percentile was considered in this study, meaning the top 75%  </w:t>
      </w:r>
      <w:ins w:author="Guest User" w:date="2022-04-22T01:08:42.022Z" w:id="382732478">
        <w:r w:rsidR="21DD367A">
          <w:t xml:space="preserve">of </w:t>
        </w:r>
      </w:ins>
      <w:r w:rsidR="21DD367A">
        <w:rPr/>
        <w:t xml:space="preserve">flood events were retained in the definition of VREs. </w:t>
      </w:r>
    </w:p>
    <w:p w:rsidR="002317D9" w:rsidP="00F07D66" w:rsidRDefault="00EE5237" w14:paraId="022AD95D" w14:textId="40E83F9D">
      <w:pPr>
        <w:pStyle w:val="Heading1"/>
        <w:numPr>
          <w:ilvl w:val="0"/>
          <w:numId w:val="6"/>
        </w:numPr>
      </w:pPr>
      <w:r w:rsidRPr="0041642D">
        <w:t>Results</w:t>
      </w:r>
    </w:p>
    <w:p w:rsidR="001108B7" w:rsidP="001108B7" w:rsidRDefault="0058373B" w14:paraId="4F876820" w14:textId="75AEE988">
      <w:pPr>
        <w:pStyle w:val="Heading2"/>
        <w:numPr>
          <w:ilvl w:val="1"/>
          <w:numId w:val="6"/>
        </w:numPr>
      </w:pPr>
      <w:r>
        <w:t>Definition of v</w:t>
      </w:r>
      <w:r w:rsidRPr="0041642D" w:rsidR="001108B7">
        <w:t>erifying rainfall events</w:t>
      </w:r>
    </w:p>
    <w:p w:rsidR="005E1091" w:rsidP="00BC7E0F" w:rsidRDefault="009D77B6" w14:paraId="2FBD15D7" w14:textId="51EF4C3E">
      <w:r w:rsidR="21DD367A">
        <w:rPr/>
        <w:t xml:space="preserve">This study proposes a methodology to define the value of rainfall events that can potentially lead to flash floods and help to define verifying rainfall events for verification purposes. The method </w:t>
      </w:r>
      <w:r w:rsidR="21DD367A">
        <w:rPr/>
        <w:t>uses historical</w:t>
      </w:r>
      <w:r w:rsidR="21DD367A">
        <w:rPr/>
        <w:t xml:space="preserve"> flash flood reports and short-range </w:t>
      </w:r>
      <w:proofErr w:type="spellStart"/>
      <w:r w:rsidR="21DD367A">
        <w:rPr/>
        <w:t>ecPoint</w:t>
      </w:r>
      <w:proofErr w:type="spellEnd"/>
      <w:r w:rsidR="21DD367A">
        <w:rPr/>
        <w:t xml:space="preserve">-Rainfall forecasts as rainfall observation proxies to create a synthetic rainfall climatology.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21DD367A">
        <w:rPr/>
        <w:t xml:space="preserve"> presents the distribution of average rainfall events associated with flash floods in 2019 in “La Costa” and “La Sierra”. Overall, the distribution spread in “La Costa”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a</w:t>
      </w:r>
      <w:r w:rsidR="21DD367A">
        <w:rPr/>
        <w:t xml:space="preserve">, </w:t>
      </w:r>
      <w:r w:rsidRPr="21DD367A" w:rsidR="21DD367A">
        <w:rPr>
          <w:b w:val="1"/>
          <w:bCs w:val="1"/>
        </w:rPr>
        <w:t>b, and c</w:t>
      </w:r>
      <w:r w:rsidR="21DD367A">
        <w:rPr/>
        <w:t>) is bigger than in “La Sierra”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d</w:t>
      </w:r>
      <w:r w:rsidR="21DD367A">
        <w:rPr/>
        <w:t xml:space="preserve">, </w:t>
      </w:r>
      <w:r w:rsidRPr="21DD367A" w:rsidR="21DD367A">
        <w:rPr>
          <w:b w:val="1"/>
          <w:bCs w:val="1"/>
        </w:rPr>
        <w:t>e, and f</w:t>
      </w:r>
      <w:r w:rsidR="21DD367A">
        <w:rPr/>
        <w:t xml:space="preserve">), where the distribution is more vertical. This means that the rainfall events that can cause flash floods in “La Costa” are much more varied than in “La Sierra”. There are also hints that in both regions, “La Costa” and “La Sierra”, the spread of the distribution of rainfall totals that cause floods that are likely to be flash floods (i.e., EFFCI&gt;=6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 xml:space="preserve">b </w:t>
      </w:r>
      <w:r w:rsidR="21DD367A">
        <w:rPr/>
        <w:t>and</w:t>
      </w:r>
      <w:r w:rsidRPr="21DD367A" w:rsidR="21DD367A">
        <w:rPr>
          <w:b w:val="1"/>
          <w:bCs w:val="1"/>
        </w:rPr>
        <w:t xml:space="preserve"> e</w:t>
      </w:r>
      <w:r w:rsidR="21DD367A">
        <w:rPr/>
        <w:t xml:space="preserve">) </w:t>
      </w:r>
      <w:proofErr w:type="gramStart"/>
      <w:r w:rsidR="21DD367A">
        <w:rPr/>
        <w:t>is</w:t>
      </w:r>
      <w:proofErr w:type="gramEnd"/>
      <w:r w:rsidR="21DD367A">
        <w:rPr/>
        <w:t xml:space="preserve"> slightly bigger than the distribution of rainfall totals that cause all types of floods (i.e., EFFCI&gt;=1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 xml:space="preserve">a </w:t>
      </w:r>
      <w:r w:rsidR="21DD367A">
        <w:rPr/>
        <w:t>and</w:t>
      </w:r>
      <w:r w:rsidRPr="21DD367A" w:rsidR="21DD367A">
        <w:rPr>
          <w:b w:val="1"/>
          <w:bCs w:val="1"/>
        </w:rPr>
        <w:t xml:space="preserve"> d</w:t>
      </w:r>
      <w:r w:rsidR="21DD367A">
        <w:rPr/>
        <w:t xml:space="preserve">). Such difference appears to be even bigger for flood events that are extremely likely to be flash floods (i.e., EFFCI&gt;=10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 xml:space="preserve">a </w:t>
      </w:r>
      <w:r w:rsidR="21DD367A">
        <w:rPr/>
        <w:t>and</w:t>
      </w:r>
      <w:r w:rsidRPr="21DD367A" w:rsidR="21DD367A">
        <w:rPr>
          <w:b w:val="1"/>
          <w:bCs w:val="1"/>
        </w:rPr>
        <w:t xml:space="preserve"> f</w:t>
      </w:r>
      <w:r w:rsidR="21DD367A">
        <w:rPr/>
        <w:t>). However, due to the small number of events in this category (</w:t>
      </w:r>
      <w:r>
        <w:fldChar w:fldCharType="begin"/>
      </w:r>
      <w:r>
        <w:instrText xml:space="preserve"> REF _Ref99102244 \h </w:instrText>
      </w:r>
      <w:r>
        <w:fldChar w:fldCharType="separate"/>
      </w:r>
      <w:r w:rsidRPr="21DD367A" w:rsidR="21DD367A">
        <w:rPr>
          <w:b w:val="1"/>
          <w:bCs w:val="1"/>
        </w:rPr>
        <w:t xml:space="preserve">Table </w:t>
      </w:r>
      <w:r w:rsidRPr="21DD367A" w:rsidR="21DD367A">
        <w:rPr>
          <w:b w:val="1"/>
          <w:bCs w:val="1"/>
          <w:noProof/>
        </w:rPr>
        <w:t>3</w:t>
      </w:r>
      <w:r>
        <w:fldChar w:fldCharType="end"/>
      </w:r>
      <w:r w:rsidR="21DD367A">
        <w:rPr/>
        <w:t xml:space="preserve">), such difference cannot be considered significant as it might be due only to statistical sampling. </w:t>
      </w:r>
    </w:p>
    <w:p w:rsidR="005F5DFE" w:rsidP="000D76F9" w:rsidRDefault="00B018C5" w14:paraId="502E5A0F" w14:textId="15746F5F">
      <w:r w:rsidR="21DD367A">
        <w:rPr/>
        <w:t xml:space="preserve">In both regions and for all EFFCI thresholds (see zoomed in panels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21DD367A">
        <w:rPr/>
        <w:t xml:space="preserve">), the distributions built from </w:t>
      </w:r>
      <w:proofErr w:type="spellStart"/>
      <w:r w:rsidR="21DD367A">
        <w:rPr/>
        <w:t>ecPoint</w:t>
      </w:r>
      <w:proofErr w:type="spellEnd"/>
      <w:r w:rsidR="21DD367A">
        <w:rPr/>
        <w:t xml:space="preserve"> forecasts tend to be to the left of the distribution built from ENS forecasts for small average rainfall events, to later cross to the right for bigger average rainfall events. In “La Costa”, the crossing point occurs for bigger average rainfall events (i.e., the 95</w:t>
      </w:r>
      <w:r w:rsidRPr="21DD367A" w:rsidR="21DD367A">
        <w:rPr>
          <w:vertAlign w:val="superscript"/>
        </w:rPr>
        <w:t>th</w:t>
      </w:r>
      <w:r w:rsidR="21DD367A">
        <w:rPr/>
        <w:t xml:space="preserve"> percentile, distributions in blue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a</w:t>
      </w:r>
      <w:r w:rsidR="21DD367A">
        <w:rPr/>
        <w:t xml:space="preserve">, </w:t>
      </w:r>
      <w:r w:rsidRPr="21DD367A" w:rsidR="21DD367A">
        <w:rPr>
          <w:b w:val="1"/>
          <w:bCs w:val="1"/>
        </w:rPr>
        <w:t>b</w:t>
      </w:r>
      <w:r w:rsidR="21DD367A">
        <w:rPr/>
        <w:t xml:space="preserve">, </w:t>
      </w:r>
      <w:r w:rsidRPr="21DD367A" w:rsidR="21DD367A">
        <w:rPr>
          <w:b w:val="1"/>
          <w:bCs w:val="1"/>
        </w:rPr>
        <w:t>c</w:t>
      </w:r>
      <w:r w:rsidR="21DD367A">
        <w:rPr/>
        <w:t>) than in “La Sierra” (i.e., the 90</w:t>
      </w:r>
      <w:r w:rsidRPr="21DD367A" w:rsidR="21DD367A">
        <w:rPr>
          <w:vertAlign w:val="superscript"/>
        </w:rPr>
        <w:t>th</w:t>
      </w:r>
      <w:r w:rsidR="21DD367A">
        <w:rPr/>
        <w:t xml:space="preserve"> </w:t>
      </w:r>
      <w:r w:rsidR="21DD367A">
        <w:rPr/>
        <w:t>percentile,</w:t>
      </w:r>
      <w:r w:rsidR="21DD367A">
        <w:rPr/>
        <w:t xml:space="preserve"> distributions in cyan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d</w:t>
      </w:r>
      <w:r w:rsidR="21DD367A">
        <w:rPr/>
        <w:t xml:space="preserve">, </w:t>
      </w:r>
      <w:r w:rsidRPr="21DD367A" w:rsidR="21DD367A">
        <w:rPr>
          <w:b w:val="1"/>
          <w:bCs w:val="1"/>
        </w:rPr>
        <w:t>e</w:t>
      </w:r>
      <w:r w:rsidR="21DD367A">
        <w:rPr/>
        <w:t xml:space="preserve">, </w:t>
      </w:r>
      <w:r w:rsidRPr="21DD367A" w:rsidR="21DD367A">
        <w:rPr>
          <w:b w:val="1"/>
          <w:bCs w:val="1"/>
        </w:rPr>
        <w:t>f</w:t>
      </w:r>
      <w:r w:rsidR="21DD367A">
        <w:rPr/>
        <w:t xml:space="preserve">). The bigger crossing point for “La Costa” is indicative that the difference between ENS and </w:t>
      </w:r>
      <w:proofErr w:type="spellStart"/>
      <w:r w:rsidR="21DD367A">
        <w:rPr/>
        <w:t>ecPoint’s</w:t>
      </w:r>
      <w:proofErr w:type="spellEnd"/>
      <w:r w:rsidR="21DD367A">
        <w:rPr/>
        <w:t xml:space="preserve"> mean rainfall during flash floods is bigger than in “La Sierra”, meaning that bigger bias corrections are operated by </w:t>
      </w:r>
      <w:proofErr w:type="spellStart"/>
      <w:r w:rsidR="21DD367A">
        <w:rPr/>
        <w:t>ecPoint</w:t>
      </w:r>
      <w:proofErr w:type="spellEnd"/>
      <w:r w:rsidR="21DD367A">
        <w:rPr/>
        <w:t xml:space="preserve"> in “La Costa”. In addition, when </w:t>
      </w:r>
      <w:proofErr w:type="spellStart"/>
      <w:r w:rsidR="21DD367A">
        <w:rPr/>
        <w:t>ecPoint’s</w:t>
      </w:r>
      <w:proofErr w:type="spellEnd"/>
      <w:r w:rsidR="21DD367A">
        <w:rPr/>
        <w:t xml:space="preserve"> distribution is to the right of the ENS’s distribution, the distance between both lines is bigger in “La Sierra” than in “La Costa” indicating that there is bigger variability of rainfall totals between ENS and </w:t>
      </w:r>
      <w:proofErr w:type="spellStart"/>
      <w:r w:rsidR="21DD367A">
        <w:rPr/>
        <w:t>ecPoint</w:t>
      </w:r>
      <w:proofErr w:type="spellEnd"/>
      <w:r w:rsidR="21DD367A">
        <w:rPr/>
        <w:t xml:space="preserve"> in “La Sierra”. In the authors’ experience, this result reassures that </w:t>
      </w:r>
      <w:proofErr w:type="spellStart"/>
      <w:r w:rsidR="21DD367A">
        <w:rPr/>
        <w:t>ecPoint</w:t>
      </w:r>
      <w:proofErr w:type="spellEnd"/>
      <w:r w:rsidR="21DD367A">
        <w:rPr/>
        <w:t xml:space="preserve"> is providing a physically compatible result to what rainfall observations would typically provide. Rainfall tends to be caused by larger-scale convective phenomena such as “El Niño” </w:t>
      </w:r>
      <w:r>
        <w:fldChar w:fldCharType="begin" w:fldLock="true"/>
      </w:r>
      <w:r>
        <w:instrText xml:space="preserve">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fldChar w:fldCharType="separate"/>
      </w:r>
      <w:r w:rsidRPr="21DD367A" w:rsidR="21DD367A">
        <w:rPr>
          <w:noProof/>
        </w:rPr>
        <w:t>(Tobar and Wyseure 2018)</w:t>
      </w:r>
      <w:r>
        <w:fldChar w:fldCharType="end"/>
      </w:r>
      <w:r w:rsidR="21DD367A">
        <w:rPr/>
        <w:t xml:space="preserve"> and MJO </w:t>
      </w:r>
      <w:r>
        <w:fldChar w:fldCharType="begin" w:fldLock="true"/>
      </w:r>
      <w:r>
        <w:instrText xml:space="preserve">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fldChar w:fldCharType="separate"/>
      </w:r>
      <w:r w:rsidRPr="21DD367A" w:rsidR="21DD367A">
        <w:rPr>
          <w:noProof/>
        </w:rPr>
        <w:t>(Recalde-Coronel et al. 2020)</w:t>
      </w:r>
      <w:r>
        <w:fldChar w:fldCharType="end"/>
      </w:r>
      <w:r w:rsidR="21DD367A">
        <w:rPr/>
        <w:t xml:space="preserve"> in “La Costa”, while smaller-scale convective systems are the main cause of rainfall in “La Sierra” </w:t>
      </w:r>
      <w:r>
        <w:fldChar w:fldCharType="begin" w:fldLock="true"/>
      </w:r>
      <w:r>
        <w:instrText xml:space="preserve">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fldChar w:fldCharType="separate"/>
      </w:r>
      <w:r w:rsidRPr="21DD367A" w:rsidR="21DD367A">
        <w:rPr>
          <w:noProof/>
        </w:rPr>
        <w:t>(Recalde-Coronel et al. 2014)</w:t>
      </w:r>
      <w:r>
        <w:fldChar w:fldCharType="end"/>
      </w:r>
      <w:r w:rsidR="21DD367A">
        <w:rPr/>
        <w:t xml:space="preserve">. Coarse resolution, global NWP models tend to represent better rainfall distributions caused by large-scale phenomena, and local peaks might not be well represented only if they are caused by the interaction of such large-scale systems with complex orography which are not well represented in coarse resolution NWP models. For this reason, the distribution of large average rainfall events for both ENS (continuous fuchsia and orange lines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a</w:t>
      </w:r>
      <w:r w:rsidR="21DD367A">
        <w:rPr/>
        <w:t xml:space="preserve">, </w:t>
      </w:r>
      <w:r w:rsidRPr="21DD367A" w:rsidR="21DD367A">
        <w:rPr>
          <w:b w:val="1"/>
          <w:bCs w:val="1"/>
        </w:rPr>
        <w:t>b, and c</w:t>
      </w:r>
      <w:r w:rsidR="21DD367A">
        <w:rPr/>
        <w:t xml:space="preserve">) and </w:t>
      </w:r>
      <w:proofErr w:type="spellStart"/>
      <w:r w:rsidR="21DD367A">
        <w:rPr/>
        <w:t>ecPoint</w:t>
      </w:r>
      <w:proofErr w:type="spellEnd"/>
      <w:r w:rsidR="21DD367A">
        <w:rPr/>
        <w:t xml:space="preserve"> (dashed fuchsia and orange lines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a</w:t>
      </w:r>
      <w:r w:rsidR="21DD367A">
        <w:rPr/>
        <w:t xml:space="preserve">, </w:t>
      </w:r>
      <w:r w:rsidRPr="21DD367A" w:rsidR="21DD367A">
        <w:rPr>
          <w:b w:val="1"/>
          <w:bCs w:val="1"/>
        </w:rPr>
        <w:t>b, and c</w:t>
      </w:r>
      <w:r w:rsidR="21DD367A">
        <w:rPr/>
        <w:t xml:space="preserve">) are not as distant from each other as in “La Sierra”. The </w:t>
      </w:r>
      <w:proofErr w:type="spellStart"/>
      <w:r w:rsidR="21DD367A">
        <w:rPr/>
        <w:t>ecPoint’s</w:t>
      </w:r>
      <w:proofErr w:type="spellEnd"/>
      <w:r w:rsidR="21DD367A">
        <w:rPr/>
        <w:t xml:space="preserve"> distribution for large average rainfall events (dashed fuchsia and orange lines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Pr="21DD367A" w:rsidR="21DD367A">
        <w:rPr>
          <w:b w:val="1"/>
          <w:bCs w:val="1"/>
        </w:rPr>
        <w:t>d</w:t>
      </w:r>
      <w:r w:rsidR="21DD367A">
        <w:rPr/>
        <w:t xml:space="preserve">, </w:t>
      </w:r>
      <w:r w:rsidRPr="21DD367A" w:rsidR="21DD367A">
        <w:rPr>
          <w:b w:val="1"/>
          <w:bCs w:val="1"/>
        </w:rPr>
        <w:t>e, and f</w:t>
      </w:r>
      <w:r w:rsidR="21DD367A">
        <w:rPr/>
        <w:t xml:space="preserve">) is well to the right of the ENS’s distribution because the smaller-scale convective systems in “La Sierra” can generate very high local peaks surrounded by very small totals. Such rainfall distribution is not well represented in coarse resolution NWP models, which tend to overestimate the smaller rainfall values and largely underestimate the local peaks. </w:t>
      </w:r>
      <w:proofErr w:type="spellStart"/>
      <w:r w:rsidR="21DD367A">
        <w:rPr/>
        <w:t>ecPoint</w:t>
      </w:r>
      <w:proofErr w:type="spellEnd"/>
      <w:r w:rsidR="21DD367A">
        <w:rPr/>
        <w:t xml:space="preserve"> corrects for this misrepresentation of local rainfall totals in coarse resolution NWP models. </w:t>
      </w:r>
    </w:p>
    <w:p w:rsidR="000D76F9" w:rsidP="000D76F9" w:rsidRDefault="00A73EE1" w14:paraId="56F7E39B" w14:textId="2951F198">
      <w:r>
        <w:t xml:space="preserve">The VREs used in this study </w:t>
      </w:r>
      <w:r w:rsidR="00EC6592">
        <w:t xml:space="preserve">are provided by </w:t>
      </w:r>
      <w:r w:rsidR="008A3518">
        <w:t>the</w:t>
      </w:r>
      <w:r w:rsidR="00EC6592">
        <w:t xml:space="preserve"> distribution of average rainfall events </w:t>
      </w:r>
      <w:r w:rsidR="00BF0B15">
        <w:t>that correspond to the 85</w:t>
      </w:r>
      <w:r w:rsidRPr="00BF0B15" w:rsidR="00BF0B15">
        <w:rPr>
          <w:vertAlign w:val="superscript"/>
        </w:rPr>
        <w:t>th</w:t>
      </w:r>
      <w:r w:rsidR="00BF0B15">
        <w:t xml:space="preserve"> and the 99</w:t>
      </w:r>
      <w:r w:rsidRPr="00BF0B15" w:rsidR="00BF0B15">
        <w:rPr>
          <w:vertAlign w:val="superscript"/>
        </w:rPr>
        <w:t>th</w:t>
      </w:r>
      <w:r w:rsidR="00BF0B15">
        <w:t xml:space="preserve"> percentile of the </w:t>
      </w:r>
      <w:r w:rsidR="006133C0">
        <w:t xml:space="preserve">ecPoint-Rainfall forecasts realizations for each </w:t>
      </w:r>
      <w:r w:rsidR="00471AE5">
        <w:t>flood report with EFFCI&gt;=6 (</w:t>
      </w:r>
      <w:r w:rsidR="00EC1A01">
        <w:t xml:space="preserve">purple and orange distributions in </w:t>
      </w:r>
      <w:r w:rsidR="00365749">
        <w:fldChar w:fldCharType="begin"/>
      </w:r>
      <w:r w:rsidR="00365749">
        <w:instrText xml:space="preserve"> REF _Ref98925769 \h </w:instrText>
      </w:r>
      <w:r w:rsidR="00365749">
        <w:fldChar w:fldCharType="separate"/>
      </w:r>
      <w:r w:rsidRPr="0041642D" w:rsidR="009D77B6">
        <w:rPr>
          <w:b/>
          <w:bCs/>
        </w:rPr>
        <w:t xml:space="preserve">Figure </w:t>
      </w:r>
      <w:r w:rsidR="009D77B6">
        <w:rPr>
          <w:b/>
          <w:bCs/>
          <w:noProof/>
        </w:rPr>
        <w:t>3</w:t>
      </w:r>
      <w:r w:rsidR="00365749">
        <w:fldChar w:fldCharType="end"/>
      </w:r>
      <w:r w:rsidR="00365749">
        <w:rPr>
          <w:b/>
          <w:bCs/>
        </w:rPr>
        <w:t>b</w:t>
      </w:r>
      <w:r w:rsidR="00365749">
        <w:t xml:space="preserve"> and </w:t>
      </w:r>
      <w:r w:rsidR="00365749">
        <w:rPr>
          <w:b/>
          <w:bCs/>
        </w:rPr>
        <w:t>e</w:t>
      </w:r>
      <w:r w:rsidRPr="00365749" w:rsidR="00365749">
        <w:t>, respectively</w:t>
      </w:r>
      <w:r w:rsidR="00471AE5">
        <w:t>)</w:t>
      </w:r>
      <w:r w:rsidR="00365749">
        <w:t xml:space="preserve">. </w:t>
      </w:r>
      <w:r w:rsidR="005153F2">
        <w:t xml:space="preserve">The </w:t>
      </w:r>
      <w:r w:rsidR="00241C71">
        <w:t>VRE values are obtained retaining the top 75% percent of all flood reports (i.e., the 25</w:t>
      </w:r>
      <w:r w:rsidRPr="00241C71" w:rsidR="00241C71">
        <w:rPr>
          <w:vertAlign w:val="superscript"/>
        </w:rPr>
        <w:t>th</w:t>
      </w:r>
      <w:r w:rsidR="00241C71">
        <w:t xml:space="preserve"> percentile of the </w:t>
      </w:r>
      <w:r w:rsidR="00EC1A01">
        <w:t xml:space="preserve">purple and orange distributions in </w:t>
      </w:r>
      <w:r w:rsidR="00EC1A01">
        <w:fldChar w:fldCharType="begin"/>
      </w:r>
      <w:r w:rsidR="00EC1A01">
        <w:instrText xml:space="preserve"> REF _Ref98925769 \h </w:instrText>
      </w:r>
      <w:r w:rsidR="00EC1A01">
        <w:fldChar w:fldCharType="separate"/>
      </w:r>
      <w:r w:rsidRPr="0041642D" w:rsidR="009D77B6">
        <w:rPr>
          <w:b/>
          <w:bCs/>
        </w:rPr>
        <w:t xml:space="preserve">Figure </w:t>
      </w:r>
      <w:r w:rsidR="009D77B6">
        <w:rPr>
          <w:b/>
          <w:bCs/>
          <w:noProof/>
        </w:rPr>
        <w:t>3</w:t>
      </w:r>
      <w:r w:rsidR="00EC1A01">
        <w:fldChar w:fldCharType="end"/>
      </w:r>
      <w:r w:rsidR="00EC1A01">
        <w:rPr>
          <w:b/>
          <w:bCs/>
        </w:rPr>
        <w:t>b</w:t>
      </w:r>
      <w:r w:rsidR="00EC1A01">
        <w:t xml:space="preserve"> and </w:t>
      </w:r>
      <w:r w:rsidR="00EC1A01">
        <w:rPr>
          <w:b/>
          <w:bCs/>
        </w:rPr>
        <w:t>e</w:t>
      </w:r>
      <w:r w:rsidRPr="00365749" w:rsidR="00EC1A01">
        <w:t>, respectively</w:t>
      </w:r>
      <w:r w:rsidR="00EC1A01">
        <w:t>, and indicated by the grey line</w:t>
      </w:r>
      <w:r w:rsidR="00C83E66">
        <w:t xml:space="preserve"> in their correspondent zoomed in panels</w:t>
      </w:r>
      <w:r w:rsidR="00241C71">
        <w:t>)</w:t>
      </w:r>
      <w:r w:rsidR="007B61B8">
        <w:t xml:space="preserve">, and are shown in </w:t>
      </w:r>
      <w:r w:rsidR="00E625B1">
        <w:fldChar w:fldCharType="begin"/>
      </w:r>
      <w:r w:rsidR="00E625B1">
        <w:instrText xml:space="preserve"> REF _Ref98948519 \h </w:instrText>
      </w:r>
      <w:r w:rsidR="00E625B1">
        <w:fldChar w:fldCharType="separate"/>
      </w:r>
      <w:r w:rsidRPr="0041642D" w:rsidR="009D77B6">
        <w:rPr>
          <w:b/>
          <w:bCs/>
        </w:rPr>
        <w:t xml:space="preserve">Table </w:t>
      </w:r>
      <w:r w:rsidR="009D77B6">
        <w:rPr>
          <w:b/>
          <w:bCs/>
          <w:noProof/>
        </w:rPr>
        <w:t>4</w:t>
      </w:r>
      <w:r w:rsidR="00E625B1">
        <w:fldChar w:fldCharType="end"/>
      </w:r>
      <w:r w:rsidR="00E625B1">
        <w:t>.</w:t>
      </w:r>
    </w:p>
    <w:p w:rsidRPr="001108B7" w:rsidR="001108B7" w:rsidP="00E941B4" w:rsidRDefault="00E941B4" w14:paraId="4C417431" w14:textId="15B7AAE4">
      <w:pPr>
        <w:pStyle w:val="Heading2"/>
        <w:numPr>
          <w:ilvl w:val="1"/>
          <w:numId w:val="6"/>
        </w:numPr>
      </w:pPr>
      <w:r>
        <w:t>ecPoint performance in the identification of areas at flash flood risk</w:t>
      </w:r>
    </w:p>
    <w:p w:rsidR="00896978" w:rsidP="00080126" w:rsidRDefault="003E11D0" w14:paraId="3DB31777" w14:textId="77777777">
      <w:r w:rsidRPr="00E266F2">
        <w:t>AURC</w:t>
      </w:r>
      <w:r w:rsidRPr="00E266F2" w:rsidR="00E218AC">
        <w:t>s</w:t>
      </w:r>
      <w:r w:rsidRPr="00E266F2" w:rsidR="00F768CD">
        <w:t xml:space="preserve"> </w:t>
      </w:r>
      <w:r w:rsidRPr="00E266F2" w:rsidR="00E218AC">
        <w:t xml:space="preserve">denote the </w:t>
      </w:r>
      <w:r w:rsidR="00F323A3">
        <w:t>discrimination ability</w:t>
      </w:r>
      <w:r w:rsidRPr="00E266F2" w:rsidR="00E218AC">
        <w:t xml:space="preserve"> of</w:t>
      </w:r>
      <w:r w:rsidRPr="00E266F2" w:rsidR="00F768CD">
        <w:t xml:space="preserve"> </w:t>
      </w:r>
      <w:r w:rsidRPr="00E266F2" w:rsidR="00E83458">
        <w:t>a</w:t>
      </w:r>
      <w:r w:rsidRPr="00E266F2">
        <w:t xml:space="preserve"> forecasting system</w:t>
      </w:r>
      <w:r w:rsidR="00157BDC">
        <w:t xml:space="preserve"> for a specific VRE under consideration</w:t>
      </w:r>
      <w:r w:rsidRPr="00E266F2" w:rsidR="005C0AB2">
        <w:t xml:space="preserve">, and </w:t>
      </w:r>
      <w:r w:rsidR="00495AE8">
        <w:t>for a specific</w:t>
      </w:r>
      <w:r w:rsidRPr="00E266F2" w:rsidR="005C0AB2">
        <w:t xml:space="preserve"> forecast lead time.</w:t>
      </w:r>
      <w:r w:rsidR="001441BB">
        <w:t xml:space="preserve"> </w:t>
      </w:r>
      <w:r w:rsidRPr="0041642D" w:rsidR="00F4765B">
        <w:fldChar w:fldCharType="begin"/>
      </w:r>
      <w:r w:rsidRPr="0041642D" w:rsidR="00F4765B">
        <w:instrText xml:space="preserve"> REF _Ref99114833 \h </w:instrText>
      </w:r>
      <w:r w:rsidRPr="0041642D" w:rsidR="00F4765B">
        <w:fldChar w:fldCharType="separate"/>
      </w:r>
      <w:r w:rsidRPr="0041642D" w:rsidR="009D77B6">
        <w:rPr>
          <w:b/>
          <w:bCs/>
        </w:rPr>
        <w:t xml:space="preserve">Figure </w:t>
      </w:r>
      <w:r w:rsidR="009D77B6">
        <w:rPr>
          <w:b/>
          <w:bCs/>
          <w:noProof/>
        </w:rPr>
        <w:t>4</w:t>
      </w:r>
      <w:r w:rsidRPr="0041642D" w:rsidR="00F4765B">
        <w:fldChar w:fldCharType="end"/>
      </w:r>
      <w:r w:rsidR="00F4765B">
        <w:rPr>
          <w:b/>
          <w:bCs/>
        </w:rPr>
        <w:t xml:space="preserve"> </w:t>
      </w:r>
      <w:r w:rsidRPr="007066A6" w:rsidR="00F4765B">
        <w:t>show</w:t>
      </w:r>
      <w:r w:rsidR="00F4765B">
        <w:t>s the trend</w:t>
      </w:r>
      <w:r w:rsidR="00BD041D">
        <w:t xml:space="preserve"> </w:t>
      </w:r>
      <w:r w:rsidRPr="0041642D" w:rsidR="00BD041D">
        <w:t>with lead time</w:t>
      </w:r>
      <w:r w:rsidR="00F4765B">
        <w:t xml:space="preserve"> of AURC</w:t>
      </w:r>
      <w:r w:rsidR="00CF3F1A">
        <w:t xml:space="preserve"> for “La Costa” and “La Sier</w:t>
      </w:r>
      <w:r w:rsidR="004F681A">
        <w:t>r</w:t>
      </w:r>
      <w:r w:rsidR="00CF3F1A">
        <w:t>a”,</w:t>
      </w:r>
      <w:r w:rsidR="0084478E">
        <w:t xml:space="preserve"> computed for</w:t>
      </w:r>
      <w:r w:rsidR="00F4765B">
        <w:t xml:space="preserve"> flood reports with EFFCI&gt;=6</w:t>
      </w:r>
      <w:r w:rsidR="0084478E">
        <w:t xml:space="preserve">, and </w:t>
      </w:r>
      <w:r w:rsidR="00A45C47">
        <w:t>for VRE</w:t>
      </w:r>
      <w:r w:rsidR="00B14FBC">
        <w:t xml:space="preserve"> </w:t>
      </w:r>
      <w:r w:rsidR="00A45C47">
        <w:t>= 85</w:t>
      </w:r>
      <w:r w:rsidRPr="00A45C47" w:rsidR="00A45C47">
        <w:rPr>
          <w:vertAlign w:val="superscript"/>
        </w:rPr>
        <w:t>th</w:t>
      </w:r>
      <w:r w:rsidR="00A45C47">
        <w:t xml:space="preserve"> and 99</w:t>
      </w:r>
      <w:r w:rsidRPr="00A45C47" w:rsidR="00A45C47">
        <w:rPr>
          <w:vertAlign w:val="superscript"/>
        </w:rPr>
        <w:t>th</w:t>
      </w:r>
      <w:r w:rsidR="00A45C47">
        <w:t xml:space="preserve"> percentile</w:t>
      </w:r>
      <w:r w:rsidR="00B14FBC">
        <w:t xml:space="preserve"> (in mm)</w:t>
      </w:r>
      <w:r w:rsidR="00FC392D">
        <w:t>.</w:t>
      </w:r>
      <w:r w:rsidR="00C912F5">
        <w:t xml:space="preserve"> </w:t>
      </w:r>
    </w:p>
    <w:p w:rsidR="001A6CD4" w:rsidP="21DD367A" w:rsidRDefault="00B67FC5" w14:paraId="70A907CE" w14:textId="782FEB1B">
      <w:pPr>
        <w:pStyle w:val="Normal"/>
      </w:pPr>
      <w:r w:rsidR="21DD367A">
        <w:rPr/>
        <w:t xml:space="preserve">“La Costa” shows no degradation with lead time of both ENS and </w:t>
      </w:r>
      <w:proofErr w:type="spellStart"/>
      <w:r w:rsidR="21DD367A">
        <w:rPr/>
        <w:t>ecPoint’s</w:t>
      </w:r>
      <w:proofErr w:type="spellEnd"/>
      <w:r w:rsidR="21DD367A">
        <w:rPr/>
        <w:t xml:space="preserve"> AURCs (</w:t>
      </w:r>
      <w:r>
        <w:fldChar w:fldCharType="begin"/>
      </w:r>
      <w:r>
        <w:instrText xml:space="preserve"> REF _Ref99114833 \h </w:instrText>
      </w:r>
      <w:r>
        <w:fldChar w:fldCharType="separate"/>
      </w:r>
      <w:r w:rsidRPr="21DD367A" w:rsidR="21DD367A">
        <w:rPr>
          <w:b w:val="1"/>
          <w:bCs w:val="1"/>
        </w:rPr>
        <w:t xml:space="preserve">Figure </w:t>
      </w:r>
      <w:r w:rsidRPr="21DD367A" w:rsidR="21DD367A">
        <w:rPr>
          <w:b w:val="1"/>
          <w:bCs w:val="1"/>
          <w:noProof/>
        </w:rPr>
        <w:t>4</w:t>
      </w:r>
      <w:r>
        <w:fldChar w:fldCharType="end"/>
      </w:r>
      <w:r w:rsidRPr="21DD367A" w:rsidR="21DD367A">
        <w:rPr>
          <w:b w:val="1"/>
          <w:bCs w:val="1"/>
        </w:rPr>
        <w:t xml:space="preserve">a </w:t>
      </w:r>
      <w:r w:rsidR="21DD367A">
        <w:rPr/>
        <w:t xml:space="preserve">and </w:t>
      </w:r>
      <w:r w:rsidRPr="21DD367A" w:rsidR="21DD367A">
        <w:rPr>
          <w:b w:val="1"/>
          <w:bCs w:val="1"/>
        </w:rPr>
        <w:t>b</w:t>
      </w:r>
      <w:r w:rsidR="21DD367A">
        <w:rPr/>
        <w:t>), while the AURCs in “La Sierra” tend to diminish (</w:t>
      </w:r>
      <w:r>
        <w:fldChar w:fldCharType="begin"/>
      </w:r>
      <w:r>
        <w:instrText xml:space="preserve"> REF _Ref99114833 \h </w:instrText>
      </w:r>
      <w:r>
        <w:fldChar w:fldCharType="separate"/>
      </w:r>
      <w:r w:rsidRPr="21DD367A" w:rsidR="21DD367A">
        <w:rPr>
          <w:b w:val="1"/>
          <w:bCs w:val="1"/>
        </w:rPr>
        <w:t xml:space="preserve">Figure </w:t>
      </w:r>
      <w:r w:rsidRPr="21DD367A" w:rsidR="21DD367A">
        <w:rPr>
          <w:b w:val="1"/>
          <w:bCs w:val="1"/>
          <w:noProof/>
        </w:rPr>
        <w:t>4</w:t>
      </w:r>
      <w:r>
        <w:fldChar w:fldCharType="end"/>
      </w:r>
      <w:r w:rsidRPr="21DD367A" w:rsidR="21DD367A">
        <w:rPr>
          <w:b w:val="1"/>
          <w:bCs w:val="1"/>
        </w:rPr>
        <w:t xml:space="preserve">c </w:t>
      </w:r>
      <w:r w:rsidR="21DD367A">
        <w:rPr/>
        <w:t xml:space="preserve">and </w:t>
      </w:r>
      <w:r w:rsidRPr="21DD367A" w:rsidR="21DD367A">
        <w:rPr>
          <w:b w:val="1"/>
          <w:bCs w:val="1"/>
        </w:rPr>
        <w:t>d</w:t>
      </w:r>
      <w:r w:rsidR="21DD367A">
        <w:rPr/>
        <w:t xml:space="preserve">). The stable/degraded performance with lead time of ENS, and consequently </w:t>
      </w:r>
      <w:proofErr w:type="spellStart"/>
      <w:r w:rsidR="21DD367A">
        <w:rPr/>
        <w:t>ecPoint</w:t>
      </w:r>
      <w:proofErr w:type="spellEnd"/>
      <w:r w:rsidR="21DD367A">
        <w:rPr/>
        <w:t>, in “La Costa”</w:t>
      </w:r>
      <w:proofErr w:type="gramStart"/>
      <w:r w:rsidR="21DD367A">
        <w:rPr/>
        <w:t>/”La</w:t>
      </w:r>
      <w:proofErr w:type="gramEnd"/>
      <w:r w:rsidR="21DD367A">
        <w:rPr/>
        <w:t xml:space="preserve"> Sierra” might lie on how well </w:t>
      </w:r>
      <w:ins w:author="Guest User" w:date="2022-04-22T01:14:51.739Z" w:id="1394064801">
        <w:r w:rsidR="21DD367A">
          <w:t xml:space="preserve">those phenomena </w:t>
        </w:r>
      </w:ins>
      <w:r w:rsidR="21DD367A">
        <w:rPr/>
        <w:t xml:space="preserve">are predicted </w:t>
      </w:r>
      <w:del w:author="Guest User" w:date="2022-04-22T01:14:51.708Z" w:id="108879061">
        <w:r w:rsidDel="21DD367A">
          <w:delText xml:space="preserve">those phenomena </w:delText>
        </w:r>
      </w:del>
      <w:r w:rsidR="21DD367A">
        <w:rPr/>
        <w:t>that generate rainfall in the two regions. Rainfall in “La Costa” tends to be generated by large-scale atmospheric and oceanic convective phenomena such</w:t>
      </w:r>
      <w:ins w:author="Guest User" w:date="2022-04-22T01:15:22.432Z" w:id="875685623">
        <w:r w:rsidR="21DD367A">
          <w:t xml:space="preserve"> as</w:t>
        </w:r>
      </w:ins>
      <w:r w:rsidR="21DD367A">
        <w:rPr/>
        <w:t xml:space="preserve"> “El Niño” </w:t>
      </w:r>
      <w:r>
        <w:fldChar w:fldCharType="begin" w:fldLock="true"/>
      </w:r>
      <w:r>
        <w:instrText xml:space="preserve">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fldChar w:fldCharType="separate"/>
      </w:r>
      <w:r w:rsidRPr="21DD367A" w:rsidR="21DD367A">
        <w:rPr>
          <w:noProof/>
        </w:rPr>
        <w:t>(Tobar and Wyseure 2018)</w:t>
      </w:r>
      <w:r>
        <w:fldChar w:fldCharType="end"/>
      </w:r>
      <w:r w:rsidR="21DD367A">
        <w:rPr/>
        <w:t xml:space="preserve"> and the “MJO” </w:t>
      </w:r>
      <w:r>
        <w:fldChar w:fldCharType="begin" w:fldLock="true"/>
      </w:r>
      <w:r>
        <w:instrText xml:space="preserve">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fldChar w:fldCharType="separate"/>
      </w:r>
      <w:r w:rsidRPr="21DD367A" w:rsidR="21DD367A">
        <w:rPr>
          <w:noProof/>
        </w:rPr>
        <w:t>(Recalde-Coronel et al. 2020)</w:t>
      </w:r>
      <w:r>
        <w:fldChar w:fldCharType="end"/>
      </w:r>
      <w:r w:rsidR="21DD367A">
        <w:rPr/>
        <w:t xml:space="preserve">, which tend to be well predicted up to week 6 in ENS </w:t>
      </w:r>
      <w:r>
        <w:fldChar w:fldCharType="begin" w:fldLock="true"/>
      </w:r>
      <w:r>
        <w:instrText xml:space="preserve">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fldChar w:fldCharType="separate"/>
      </w:r>
      <w:r w:rsidRPr="21DD367A" w:rsidR="21DD367A">
        <w:rPr>
          <w:noProof/>
        </w:rPr>
        <w:t>(Haiden et al. 2021)</w:t>
      </w:r>
      <w:r>
        <w:fldChar w:fldCharType="end"/>
      </w:r>
      <w:r w:rsidR="21DD367A">
        <w:rPr/>
        <w:t xml:space="preserve">. Therefore, no significant degradation in ENS and </w:t>
      </w:r>
      <w:proofErr w:type="spellStart"/>
      <w:r w:rsidR="21DD367A">
        <w:rPr/>
        <w:t>ecPoint</w:t>
      </w:r>
      <w:proofErr w:type="spellEnd"/>
      <w:r w:rsidR="21DD367A">
        <w:rPr/>
        <w:t xml:space="preserve"> forecasts is expected to be observed up to day 10. Rainfall in “La Sierra” tends to be linked instead to smaller-scale convective systems </w:t>
      </w:r>
      <w:r>
        <w:fldChar w:fldCharType="begin" w:fldLock="true"/>
      </w:r>
      <w:r>
        <w:instrText xml:space="preserve">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fldChar w:fldCharType="separate"/>
      </w:r>
      <w:r w:rsidRPr="21DD367A" w:rsidR="21DD367A">
        <w:rPr>
          <w:noProof/>
        </w:rPr>
        <w:t>(Recalde-Coronel et al. 2014)</w:t>
      </w:r>
      <w:r>
        <w:fldChar w:fldCharType="end"/>
      </w:r>
      <w:r w:rsidR="21DD367A">
        <w:rPr/>
        <w:t xml:space="preserve">, whose predictability diminishes relatively quickly after only few days in ENS forecasts </w:t>
      </w:r>
      <w:r>
        <w:fldChar w:fldCharType="begin" w:fldLock="true"/>
      </w:r>
      <w:r>
        <w:instrText xml:space="preserve">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fldChar w:fldCharType="separate"/>
      </w:r>
      <w:r w:rsidRPr="21DD367A" w:rsidR="21DD367A">
        <w:rPr>
          <w:noProof/>
        </w:rPr>
        <w:t>(Haiden et al. 2021)</w:t>
      </w:r>
      <w:r>
        <w:fldChar w:fldCharType="end"/>
      </w:r>
      <w:r w:rsidR="21DD367A">
        <w:rPr/>
        <w:t xml:space="preserve">. </w:t>
      </w:r>
      <w:proofErr w:type="spellStart"/>
      <w:r w:rsidR="21DD367A">
        <w:rPr/>
        <w:t>ecPoint’s</w:t>
      </w:r>
      <w:proofErr w:type="spellEnd"/>
      <w:r w:rsidR="21DD367A">
        <w:rPr/>
        <w:t xml:space="preserve"> AURC appears to diminish with lead time with a similar rate of ENS’s AURC for both VREs.</w:t>
      </w:r>
    </w:p>
    <w:p w:rsidR="00352A02" w:rsidP="004750DB" w:rsidRDefault="00080126" w14:paraId="104F3C20" w14:textId="65B87D49">
      <w:r>
        <w:t>ENS and ecPoint’s AURC are almost identical for VREs = 85</w:t>
      </w:r>
      <w:r w:rsidRPr="006B10D5">
        <w:rPr>
          <w:vertAlign w:val="superscript"/>
        </w:rPr>
        <w:t>th</w:t>
      </w:r>
      <w:r>
        <w:t xml:space="preserve"> percentile in “La Costa”</w:t>
      </w:r>
      <w:r w:rsidR="00C95453">
        <w:t xml:space="preserve"> (</w:t>
      </w:r>
      <w:r w:rsidR="00C95453">
        <w:fldChar w:fldCharType="begin"/>
      </w:r>
      <w:r w:rsidR="00C95453">
        <w:instrText xml:space="preserve"> REF _Ref99114833 \h </w:instrText>
      </w:r>
      <w:r w:rsidR="00C95453">
        <w:fldChar w:fldCharType="separate"/>
      </w:r>
      <w:r w:rsidRPr="0041642D" w:rsidR="009D77B6">
        <w:rPr>
          <w:b/>
          <w:bCs/>
        </w:rPr>
        <w:t xml:space="preserve">Figure </w:t>
      </w:r>
      <w:r w:rsidR="009D77B6">
        <w:rPr>
          <w:b/>
          <w:bCs/>
          <w:noProof/>
        </w:rPr>
        <w:t>4</w:t>
      </w:r>
      <w:r w:rsidR="00C95453">
        <w:fldChar w:fldCharType="end"/>
      </w:r>
      <w:r w:rsidRPr="00B255E3" w:rsidR="00C95453">
        <w:rPr>
          <w:b/>
          <w:bCs/>
        </w:rPr>
        <w:t>a</w:t>
      </w:r>
      <w:r w:rsidR="00C95453">
        <w:t>)</w:t>
      </w:r>
      <w:r w:rsidR="00CF391C">
        <w:t xml:space="preserve"> and in “La Sierra”</w:t>
      </w:r>
      <w:r w:rsidR="00C95453">
        <w:t xml:space="preserve"> (</w:t>
      </w:r>
      <w:r w:rsidR="00C95453">
        <w:fldChar w:fldCharType="begin"/>
      </w:r>
      <w:r w:rsidR="00C95453">
        <w:instrText xml:space="preserve"> REF _Ref99114833 \h </w:instrText>
      </w:r>
      <w:r w:rsidR="00C95453">
        <w:fldChar w:fldCharType="separate"/>
      </w:r>
      <w:r w:rsidRPr="0041642D" w:rsidR="009D77B6">
        <w:rPr>
          <w:b/>
          <w:bCs/>
        </w:rPr>
        <w:t xml:space="preserve">Figure </w:t>
      </w:r>
      <w:r w:rsidR="009D77B6">
        <w:rPr>
          <w:b/>
          <w:bCs/>
          <w:noProof/>
        </w:rPr>
        <w:t>4</w:t>
      </w:r>
      <w:r w:rsidR="00C95453">
        <w:fldChar w:fldCharType="end"/>
      </w:r>
      <w:r w:rsidR="00C95453">
        <w:rPr>
          <w:b/>
          <w:bCs/>
        </w:rPr>
        <w:t>c</w:t>
      </w:r>
      <w:r w:rsidR="00C95453">
        <w:t>)</w:t>
      </w:r>
      <w:r w:rsidR="00CF391C">
        <w:t xml:space="preserve"> in particular when error bars</w:t>
      </w:r>
      <w:r w:rsidR="001B5AD9">
        <w:t xml:space="preserve"> are considered (</w:t>
      </w:r>
      <w:r w:rsidR="00741786">
        <w:t>they mostly overlap completely</w:t>
      </w:r>
      <w:r w:rsidR="001B5AD9">
        <w:t>)</w:t>
      </w:r>
      <w:r w:rsidR="00A21D53">
        <w:t xml:space="preserve">. </w:t>
      </w:r>
      <w:r w:rsidR="00896978">
        <w:t>The difference between ENS and ecPoint’s AURC increases for higher thresholds (i.e., VREs = 99</w:t>
      </w:r>
      <w:r w:rsidRPr="00DA6E7D" w:rsidR="00896978">
        <w:rPr>
          <w:vertAlign w:val="superscript"/>
        </w:rPr>
        <w:t>th</w:t>
      </w:r>
      <w:r w:rsidR="00896978">
        <w:t xml:space="preserve"> percentile, </w:t>
      </w:r>
      <w:r w:rsidR="00896978">
        <w:fldChar w:fldCharType="begin"/>
      </w:r>
      <w:r w:rsidR="00896978">
        <w:instrText xml:space="preserve"> REF _Ref99114833 \h </w:instrText>
      </w:r>
      <w:r w:rsidR="00896978">
        <w:fldChar w:fldCharType="separate"/>
      </w:r>
      <w:r w:rsidRPr="0041642D" w:rsidR="00896978">
        <w:rPr>
          <w:b/>
          <w:bCs/>
        </w:rPr>
        <w:t xml:space="preserve">Figure </w:t>
      </w:r>
      <w:r w:rsidR="00896978">
        <w:rPr>
          <w:b/>
          <w:bCs/>
          <w:noProof/>
        </w:rPr>
        <w:t>4</w:t>
      </w:r>
      <w:r w:rsidR="00896978">
        <w:fldChar w:fldCharType="end"/>
      </w:r>
      <w:r w:rsidR="00896978">
        <w:rPr>
          <w:b/>
          <w:bCs/>
        </w:rPr>
        <w:t>b</w:t>
      </w:r>
      <w:r w:rsidR="00896978">
        <w:t xml:space="preserve"> and </w:t>
      </w:r>
      <w:r w:rsidR="00896978">
        <w:rPr>
          <w:b/>
          <w:bCs/>
        </w:rPr>
        <w:t>d</w:t>
      </w:r>
      <w:r w:rsidR="00896978">
        <w:t>), with ecPoint showing more significantly bigger AURC than ENS overall in both regions.</w:t>
      </w:r>
      <w:r w:rsidRPr="004750DB" w:rsidR="004750DB">
        <w:t xml:space="preserve"> </w:t>
      </w:r>
      <w:r w:rsidR="004750DB">
        <w:t xml:space="preserve">Therefore, when using small rainfall thresholds, a similar performance in the identification of areas at flash flood risk is expected for the two forecasting systems. </w:t>
      </w:r>
      <w:r w:rsidR="004750DB">
        <w:t>Instead</w:t>
      </w:r>
      <w:r w:rsidR="004750DB">
        <w:t>, ecPoint provides a better discrimination ability than ENS in the identification of areas at flash flood risk when considering high rainfall thresholds.</w:t>
      </w:r>
    </w:p>
    <w:p w:rsidR="00494621" w:rsidP="00440533" w:rsidRDefault="00DF046F" w14:paraId="06ABBF84" w14:textId="3CEC7D72">
      <w:r w:rsidR="21DD367A">
        <w:rPr/>
        <w:t xml:space="preserve">Overall, ENS and </w:t>
      </w:r>
      <w:proofErr w:type="spellStart"/>
      <w:r w:rsidR="21DD367A">
        <w:rPr/>
        <w:t>ecPoint’s</w:t>
      </w:r>
      <w:proofErr w:type="spellEnd"/>
      <w:r w:rsidR="21DD367A">
        <w:rPr/>
        <w:t xml:space="preserve"> AURCs for VREs = 85</w:t>
      </w:r>
      <w:r w:rsidRPr="21DD367A" w:rsidR="21DD367A">
        <w:rPr>
          <w:vertAlign w:val="superscript"/>
        </w:rPr>
        <w:t>th</w:t>
      </w:r>
      <w:r w:rsidR="21DD367A">
        <w:rPr/>
        <w:t xml:space="preserve"> percentile (</w:t>
      </w:r>
      <w:r>
        <w:fldChar w:fldCharType="begin"/>
      </w:r>
      <w:r>
        <w:instrText xml:space="preserve"> REF _Ref99114833 \h </w:instrText>
      </w:r>
      <w:r>
        <w:fldChar w:fldCharType="separate"/>
      </w:r>
      <w:r w:rsidRPr="21DD367A" w:rsidR="21DD367A">
        <w:rPr>
          <w:b w:val="1"/>
          <w:bCs w:val="1"/>
        </w:rPr>
        <w:t xml:space="preserve">Figure </w:t>
      </w:r>
      <w:r w:rsidRPr="21DD367A" w:rsidR="21DD367A">
        <w:rPr>
          <w:b w:val="1"/>
          <w:bCs w:val="1"/>
          <w:noProof/>
        </w:rPr>
        <w:t>4</w:t>
      </w:r>
      <w:r>
        <w:fldChar w:fldCharType="end"/>
      </w:r>
      <w:r w:rsidRPr="21DD367A" w:rsidR="21DD367A">
        <w:rPr>
          <w:b w:val="1"/>
          <w:bCs w:val="1"/>
        </w:rPr>
        <w:t>a</w:t>
      </w:r>
      <w:r w:rsidR="21DD367A">
        <w:rPr/>
        <w:t xml:space="preserve"> and </w:t>
      </w:r>
      <w:r w:rsidRPr="21DD367A" w:rsidR="21DD367A">
        <w:rPr>
          <w:b w:val="1"/>
          <w:bCs w:val="1"/>
        </w:rPr>
        <w:t>c</w:t>
      </w:r>
      <w:r w:rsidR="21DD367A">
        <w:rPr/>
        <w:t>) are bigger than the corresponding AURCs for VREs = 99</w:t>
      </w:r>
      <w:r w:rsidRPr="21DD367A" w:rsidR="21DD367A">
        <w:rPr>
          <w:vertAlign w:val="superscript"/>
        </w:rPr>
        <w:t>th</w:t>
      </w:r>
      <w:r w:rsidR="21DD367A">
        <w:rPr/>
        <w:t xml:space="preserve"> percentile (</w:t>
      </w:r>
      <w:r>
        <w:fldChar w:fldCharType="begin"/>
      </w:r>
      <w:r>
        <w:instrText xml:space="preserve"> REF _Ref99114833 \h </w:instrText>
      </w:r>
      <w:r>
        <w:fldChar w:fldCharType="separate"/>
      </w:r>
      <w:r w:rsidRPr="21DD367A" w:rsidR="21DD367A">
        <w:rPr>
          <w:b w:val="1"/>
          <w:bCs w:val="1"/>
        </w:rPr>
        <w:t xml:space="preserve">Figure </w:t>
      </w:r>
      <w:r w:rsidRPr="21DD367A" w:rsidR="21DD367A">
        <w:rPr>
          <w:b w:val="1"/>
          <w:bCs w:val="1"/>
          <w:noProof/>
        </w:rPr>
        <w:t>4</w:t>
      </w:r>
      <w:r>
        <w:fldChar w:fldCharType="end"/>
      </w:r>
      <w:r w:rsidRPr="21DD367A" w:rsidR="21DD367A">
        <w:rPr>
          <w:b w:val="1"/>
          <w:bCs w:val="1"/>
        </w:rPr>
        <w:t>b</w:t>
      </w:r>
      <w:r w:rsidR="21DD367A">
        <w:rPr/>
        <w:t xml:space="preserve"> and </w:t>
      </w:r>
      <w:r w:rsidRPr="21DD367A" w:rsidR="21DD367A">
        <w:rPr>
          <w:b w:val="1"/>
          <w:bCs w:val="1"/>
        </w:rPr>
        <w:t>d</w:t>
      </w:r>
      <w:r w:rsidR="21DD367A">
        <w:rPr/>
        <w:t xml:space="preserve">). Such decrease does not necessarily imply a decrease in the intrinsic discrimination ability of the forecasting systems. It only means that the real configuration of the forecasting systems (i.e., 50 ensemble members for ENS and 99 for </w:t>
      </w:r>
      <w:proofErr w:type="spellStart"/>
      <w:r w:rsidR="21DD367A">
        <w:rPr/>
        <w:t>ecPoint</w:t>
      </w:r>
      <w:proofErr w:type="spellEnd"/>
      <w:r w:rsidR="21DD367A">
        <w:rPr/>
        <w:t>) are not able to discriminate extreme rainfall events (VREs = 99</w:t>
      </w:r>
      <w:r w:rsidRPr="21DD367A" w:rsidR="21DD367A">
        <w:rPr>
          <w:vertAlign w:val="superscript"/>
        </w:rPr>
        <w:t>th</w:t>
      </w:r>
      <w:r w:rsidR="21DD367A">
        <w:rPr/>
        <w:t xml:space="preserve"> percentile) as well as less extreme rainfall events (VREs = 85</w:t>
      </w:r>
      <w:r w:rsidRPr="21DD367A" w:rsidR="21DD367A">
        <w:rPr>
          <w:vertAlign w:val="superscript"/>
        </w:rPr>
        <w:t>th</w:t>
      </w:r>
      <w:r w:rsidR="21DD367A">
        <w:rPr/>
        <w:t xml:space="preserve"> percentile). As a result of the </w:t>
      </w:r>
      <w:r w:rsidR="21DD367A">
        <w:rPr/>
        <w:t>lower</w:t>
      </w:r>
      <w:del w:author="Guest User" w:date="2022-04-22T01:17:45.596Z" w:id="18513450">
        <w:r w:rsidDel="21DD367A">
          <w:delText xml:space="preserve">ing </w:delText>
        </w:r>
      </w:del>
      <w:r w:rsidR="21DD367A">
        <w:rPr/>
        <w:t xml:space="preserve"> number</w:t>
      </w:r>
      <w:r w:rsidR="21DD367A">
        <w:rPr/>
        <w:t xml:space="preserve"> of events exceeding larger VREs, the points on the ROC curves move towards the bottom left of the unit square, and the correspondent AURC computed with the trapezoidal approximation diminishes </w:t>
      </w:r>
      <w:r>
        <w:fldChar w:fldCharType="begin" w:fldLock="true"/>
      </w:r>
      <w:r>
        <w:instrText xml:space="preserve">ADDIN CSL_CITATION {"citationItems":[{"id":"ITEM-1","itemData":{"DOI":"10.1007/s10994-021-06115-2","author":[{"dropping-particle":"","family":"Gneiting","given":"Tilmann","non-dropping-particle":"","parse-names":false,"suffix":""},{"dropping-particle":"","family":"Vogel","given":"Peter","non-dropping-particle":"","parse-names":false,"suffix":""}],"container-title":"Machine Learning","id":"ITEM-1","issued":{"date-parts":[["2021"]]},"page":"1-13","title":"Receiver operating characteristic (ROC) curves: equivalences, beta model, and minimum distance estimation","type":"article-journal"},"uris":["http://www.mendeley.com/documents/?uuid=e17a2a5f-6630-3b26-ab85-8f4163cd1c17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Events","type":"article-journal"},"uris":["http://www.mendeley.com/documents/?uuid=bf197c03-4404-3dce-9964-6eb28a91dabc"]}],"mendeley":{"formattedCitation":"(Gneiting and Vogel 2021; Bouallegue and Richardson 2021)","plainTextFormattedCitation":"(Gneiting and Vogel 2021; Bouallegue and Richardson 2021)","previouslyFormattedCitation":"(Gneiting and Vogel 2021; Bouallegue and Richardson 2021)"},"properties":{"noteIndex":0},"schema":"https://github.com/citation-style-language/schema/raw/master/csl-citation.json"}</w:instrText>
      </w:r>
      <w:r>
        <w:fldChar w:fldCharType="separate"/>
      </w:r>
      <w:r w:rsidRPr="21DD367A" w:rsidR="21DD367A">
        <w:rPr>
          <w:noProof/>
        </w:rPr>
        <w:t>(Gneiting and Vogel 2021; Bouallegue and Richardson 2021)</w:t>
      </w:r>
      <w:r>
        <w:fldChar w:fldCharType="end"/>
      </w:r>
      <w:r w:rsidR="21DD367A">
        <w:rPr/>
        <w:t xml:space="preserve">. According to </w:t>
      </w:r>
      <w:r w:rsidRPr="21DD367A" w:rsidR="21DD367A">
        <w:rPr>
          <w:noProof/>
        </w:rPr>
        <w:t>Bouallegue and Richardson</w:t>
      </w:r>
      <w:r w:rsidR="21DD367A">
        <w:rPr/>
        <w:t xml:space="preserve"> </w:t>
      </w:r>
      <w:r>
        <w:fldChar w:fldCharType="begin" w:fldLock="true"/>
      </w:r>
      <w:r>
        <w:instrText xml:space="preserve">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Events","type":"article-journal"},"suppress-author":1,"uris":["http://www.mendeley.com/documents/?uuid=bf197c03-4404-3dce-9964-6eb28a91dabc"]}],"mendeley":{"formattedCitation":"(2021)","plainTextFormattedCitation":"(2021)","previouslyFormattedCitation":"(Bouallegue and Richardson 2021)"},"properties":{"noteIndex":0},"schema":"https://github.com/citation-style-language/schema/raw/master/csl-citation.json"}</w:instrText>
      </w:r>
      <w:r>
        <w:fldChar w:fldCharType="separate"/>
      </w:r>
      <w:r w:rsidRPr="21DD367A" w:rsidR="21DD367A">
        <w:rPr>
          <w:noProof/>
        </w:rPr>
        <w:t>(2021)</w:t>
      </w:r>
      <w:r>
        <w:fldChar w:fldCharType="end"/>
      </w:r>
      <w:r w:rsidR="21DD367A">
        <w:rPr/>
        <w:t>, it is possible to identify the intrinsic discrimination ability of the forecasting systems for extreme events by adopting a bi-normal fitting model to compute the AURCs, but this is out of the scope of this study. Such intrinsic discrimination capability is theoretical, and the authors of this study are interested in identifying the discrimination abilities of the real configurations of the forecasting systems as those are the ones used by end-users.</w:t>
      </w:r>
    </w:p>
    <w:p w:rsidR="00E01470" w:rsidP="00E01470" w:rsidRDefault="000A582A" w14:paraId="146F3D3E" w14:textId="4C983811">
      <w:r>
        <w:t xml:space="preserve">On the other hand, </w:t>
      </w:r>
      <w:r w:rsidR="00A30CCA">
        <w:t>it is inte</w:t>
      </w:r>
      <w:r w:rsidR="00096545">
        <w:t xml:space="preserve">resting to notice that </w:t>
      </w:r>
      <w:r w:rsidR="00A312C3">
        <w:t>ENS’s AURC for VREs &gt;= 85</w:t>
      </w:r>
      <w:r w:rsidRPr="00794624" w:rsidR="00A312C3">
        <w:rPr>
          <w:vertAlign w:val="superscript"/>
        </w:rPr>
        <w:t>th</w:t>
      </w:r>
      <w:r w:rsidR="00A312C3">
        <w:t xml:space="preserve"> percentile </w:t>
      </w:r>
      <w:r w:rsidR="00CE4DEC">
        <w:t>is</w:t>
      </w:r>
      <w:r w:rsidR="00A312C3">
        <w:t xml:space="preserve"> bigger </w:t>
      </w:r>
      <w:r w:rsidR="00B05656">
        <w:t xml:space="preserve">than </w:t>
      </w:r>
      <w:r w:rsidR="00CE4DEC">
        <w:t xml:space="preserve">ecPoint’s </w:t>
      </w:r>
      <w:r w:rsidR="00B11044">
        <w:t>AURC for VREs &gt;= 99</w:t>
      </w:r>
      <w:r w:rsidRPr="00794624" w:rsidR="00B11044">
        <w:rPr>
          <w:vertAlign w:val="superscript"/>
        </w:rPr>
        <w:t>th</w:t>
      </w:r>
      <w:r w:rsidR="00B11044">
        <w:t xml:space="preserve"> percentile</w:t>
      </w:r>
      <w:r w:rsidR="00096545">
        <w:t xml:space="preserve"> </w:t>
      </w:r>
      <w:r w:rsidR="004E1253">
        <w:t>in</w:t>
      </w:r>
      <w:r w:rsidR="00096545">
        <w:t xml:space="preserve"> both regions.</w:t>
      </w:r>
      <w:r w:rsidR="004E1253">
        <w:t xml:space="preserve"> </w:t>
      </w:r>
      <w:r w:rsidR="00593DE3">
        <w:t xml:space="preserve">To examine in more detail the different behaviour between ENS and ecPoint, </w:t>
      </w:r>
      <w:r w:rsidR="00A745BF">
        <w:t>let us consider</w:t>
      </w:r>
      <w:r w:rsidR="00105E86">
        <w:t xml:space="preserve"> the</w:t>
      </w:r>
      <w:r w:rsidR="00F95890">
        <w:t xml:space="preserve"> ROC curves </w:t>
      </w:r>
      <w:r w:rsidR="00E53F4C">
        <w:t>for the VRE = 85</w:t>
      </w:r>
      <w:r w:rsidRPr="00E53F4C" w:rsidR="00E53F4C">
        <w:rPr>
          <w:vertAlign w:val="superscript"/>
        </w:rPr>
        <w:t>th</w:t>
      </w:r>
      <w:r w:rsidR="00E53F4C">
        <w:t xml:space="preserve"> percentile</w:t>
      </w:r>
      <w:r w:rsidR="00105E86">
        <w:t xml:space="preserve"> for “La Sierra” </w:t>
      </w:r>
      <w:r w:rsidR="0091701E">
        <w:t>for ENS (</w:t>
      </w:r>
      <w:r w:rsidR="0091701E">
        <w:fldChar w:fldCharType="begin"/>
      </w:r>
      <w:r w:rsidR="0091701E">
        <w:instrText xml:space="preserve"> REF _Ref99809990 \h </w:instrText>
      </w:r>
      <w:r w:rsidR="0091701E">
        <w:fldChar w:fldCharType="separate"/>
      </w:r>
      <w:r w:rsidRPr="0076187F" w:rsidR="009D77B6">
        <w:rPr>
          <w:b/>
          <w:bCs/>
        </w:rPr>
        <w:t xml:space="preserve">Figure </w:t>
      </w:r>
      <w:r w:rsidR="009D77B6">
        <w:rPr>
          <w:b/>
          <w:bCs/>
          <w:noProof/>
        </w:rPr>
        <w:t>6</w:t>
      </w:r>
      <w:r w:rsidR="0091701E">
        <w:fldChar w:fldCharType="end"/>
      </w:r>
      <w:r w:rsidRPr="00044490" w:rsidR="0091701E">
        <w:rPr>
          <w:b/>
          <w:bCs/>
        </w:rPr>
        <w:t>a</w:t>
      </w:r>
      <w:r w:rsidR="0091701E">
        <w:t>, dashed red line) an</w:t>
      </w:r>
      <w:r w:rsidR="00044490">
        <w:t>d for ecPoint (</w:t>
      </w:r>
      <w:r w:rsidR="00044490">
        <w:fldChar w:fldCharType="begin"/>
      </w:r>
      <w:r w:rsidR="00044490">
        <w:instrText xml:space="preserve"> REF _Ref99809990 \h </w:instrText>
      </w:r>
      <w:r w:rsidR="00044490">
        <w:fldChar w:fldCharType="separate"/>
      </w:r>
      <w:r w:rsidRPr="0076187F" w:rsidR="009D77B6">
        <w:rPr>
          <w:b/>
          <w:bCs/>
        </w:rPr>
        <w:t xml:space="preserve">Figure </w:t>
      </w:r>
      <w:r w:rsidR="009D77B6">
        <w:rPr>
          <w:b/>
          <w:bCs/>
          <w:noProof/>
        </w:rPr>
        <w:t>6</w:t>
      </w:r>
      <w:r w:rsidR="00044490">
        <w:fldChar w:fldCharType="end"/>
      </w:r>
      <w:r w:rsidRPr="00044490" w:rsidR="00044490">
        <w:rPr>
          <w:b/>
          <w:bCs/>
        </w:rPr>
        <w:t>a</w:t>
      </w:r>
      <w:r w:rsidR="00044490">
        <w:t>, dashed blue line)</w:t>
      </w:r>
      <w:r w:rsidR="00E53F4C">
        <w:t xml:space="preserve">. </w:t>
      </w:r>
      <w:r w:rsidR="00FE5D14">
        <w:t>Although ecPoint’s AURC is overall smaller than ENS’s, all</w:t>
      </w:r>
      <w:r w:rsidR="00C82050">
        <w:t xml:space="preserve"> points in the curve contribute </w:t>
      </w:r>
      <w:r w:rsidR="00C67990">
        <w:t>towards</w:t>
      </w:r>
      <w:r w:rsidR="00C82050">
        <w:t xml:space="preserve"> the AURC. </w:t>
      </w:r>
      <w:r w:rsidR="00FB1164">
        <w:t>In</w:t>
      </w:r>
      <w:r w:rsidR="00CD19BC">
        <w:t xml:space="preserve"> the </w:t>
      </w:r>
      <w:r w:rsidR="00FB1164">
        <w:t>ENS’s ROC curve for the VRE = 99</w:t>
      </w:r>
      <w:r w:rsidRPr="00E53F4C" w:rsidR="00FB1164">
        <w:rPr>
          <w:vertAlign w:val="superscript"/>
        </w:rPr>
        <w:t>th</w:t>
      </w:r>
      <w:r w:rsidR="00FB1164">
        <w:t xml:space="preserve"> percentile (</w:t>
      </w:r>
      <w:r w:rsidR="00FB1164">
        <w:fldChar w:fldCharType="begin"/>
      </w:r>
      <w:r w:rsidR="00FB1164">
        <w:instrText xml:space="preserve"> REF _Ref99809990 \h </w:instrText>
      </w:r>
      <w:r w:rsidR="00FB1164">
        <w:fldChar w:fldCharType="separate"/>
      </w:r>
      <w:r w:rsidRPr="0076187F" w:rsidR="009D77B6">
        <w:rPr>
          <w:b/>
          <w:bCs/>
        </w:rPr>
        <w:t xml:space="preserve">Figure </w:t>
      </w:r>
      <w:r w:rsidR="009D77B6">
        <w:rPr>
          <w:b/>
          <w:bCs/>
          <w:noProof/>
        </w:rPr>
        <w:t>6</w:t>
      </w:r>
      <w:r w:rsidR="00FB1164">
        <w:fldChar w:fldCharType="end"/>
      </w:r>
      <w:r w:rsidR="00045B14">
        <w:rPr>
          <w:b/>
          <w:bCs/>
        </w:rPr>
        <w:t>b</w:t>
      </w:r>
      <w:r w:rsidR="00FB1164">
        <w:t xml:space="preserve">, dashed red line) </w:t>
      </w:r>
      <w:r w:rsidR="00045B14">
        <w:t xml:space="preserve">only the points </w:t>
      </w:r>
      <w:r w:rsidR="005E3F21">
        <w:t xml:space="preserve">at the bottom </w:t>
      </w:r>
      <w:r w:rsidR="0082718E">
        <w:t xml:space="preserve">left of the unit square contribute to the AURC; </w:t>
      </w:r>
      <w:r w:rsidR="00C76551">
        <w:t xml:space="preserve">the points that correspond to the small probabilities </w:t>
      </w:r>
      <w:r w:rsidR="00310F0B">
        <w:t>of exceeding the VRE (i.e., &lt;10%</w:t>
      </w:r>
      <w:r w:rsidR="004C13A4">
        <w:t>, that correspond to</w:t>
      </w:r>
      <w:r w:rsidR="00173C2C">
        <w:t xml:space="preserve"> last five points closer to the top right corner</w:t>
      </w:r>
      <w:r w:rsidR="00EE431F">
        <w:t xml:space="preserve"> of the unit square</w:t>
      </w:r>
      <w:r w:rsidR="00310F0B">
        <w:t>)</w:t>
      </w:r>
      <w:r w:rsidR="00173C2C">
        <w:t xml:space="preserve"> </w:t>
      </w:r>
      <w:r w:rsidR="00EE431F">
        <w:t>are lined up in a straight line</w:t>
      </w:r>
      <w:r w:rsidR="00031E18">
        <w:t>, not providing any contribution to the AURC. Instead, the bigger contribution to AURC for ecPoint (</w:t>
      </w:r>
      <w:r w:rsidR="00031E18">
        <w:fldChar w:fldCharType="begin"/>
      </w:r>
      <w:r w:rsidR="00031E18">
        <w:instrText xml:space="preserve"> REF _Ref99809990 \h </w:instrText>
      </w:r>
      <w:r w:rsidR="00031E18">
        <w:fldChar w:fldCharType="separate"/>
      </w:r>
      <w:r w:rsidRPr="0076187F" w:rsidR="009D77B6">
        <w:rPr>
          <w:b/>
          <w:bCs/>
        </w:rPr>
        <w:t xml:space="preserve">Figure </w:t>
      </w:r>
      <w:r w:rsidR="009D77B6">
        <w:rPr>
          <w:b/>
          <w:bCs/>
          <w:noProof/>
        </w:rPr>
        <w:t>6</w:t>
      </w:r>
      <w:r w:rsidR="00031E18">
        <w:fldChar w:fldCharType="end"/>
      </w:r>
      <w:r w:rsidR="00031E18">
        <w:rPr>
          <w:b/>
          <w:bCs/>
        </w:rPr>
        <w:t>b</w:t>
      </w:r>
      <w:r w:rsidR="00031E18">
        <w:t xml:space="preserve">, dashed blue line) </w:t>
      </w:r>
      <w:r w:rsidR="00B15025">
        <w:t>is provided by the small probabilities of exceeding the VRE (i.e., &lt;10%, that correspond to last 10 points closer to the top right corner of the unit square)</w:t>
      </w:r>
      <w:r w:rsidR="00031E18">
        <w:t>.</w:t>
      </w:r>
      <w:r w:rsidR="00D110AD">
        <w:t xml:space="preserve"> This means that, although </w:t>
      </w:r>
      <w:r w:rsidR="00665881">
        <w:t>ENS’s</w:t>
      </w:r>
      <w:r w:rsidR="00D110AD">
        <w:t xml:space="preserve"> </w:t>
      </w:r>
      <w:r w:rsidR="007256B0">
        <w:t>AURC</w:t>
      </w:r>
      <w:r w:rsidR="00665881">
        <w:t xml:space="preserve"> for the VRE = 85</w:t>
      </w:r>
      <w:r w:rsidRPr="00E53F4C" w:rsidR="00665881">
        <w:rPr>
          <w:vertAlign w:val="superscript"/>
        </w:rPr>
        <w:t>th</w:t>
      </w:r>
      <w:r w:rsidR="00665881">
        <w:t xml:space="preserve"> percentile is bigger than </w:t>
      </w:r>
      <w:r w:rsidR="00DF1284">
        <w:t>ecPoint’s AURC for the VRE &gt;= 99</w:t>
      </w:r>
      <w:r w:rsidRPr="00E53F4C" w:rsidR="00DF1284">
        <w:rPr>
          <w:vertAlign w:val="superscript"/>
        </w:rPr>
        <w:t>th</w:t>
      </w:r>
      <w:r w:rsidR="00DF1284">
        <w:t xml:space="preserve"> percentile, the </w:t>
      </w:r>
      <w:r w:rsidR="0012231E">
        <w:t>skill</w:t>
      </w:r>
      <w:r w:rsidR="00614D4E">
        <w:t xml:space="preserve"> </w:t>
      </w:r>
      <w:r w:rsidR="00DC6940">
        <w:t xml:space="preserve">in identifying areas at flash flood risk </w:t>
      </w:r>
      <w:r w:rsidR="00614D4E">
        <w:t>comes from different sources</w:t>
      </w:r>
      <w:r w:rsidR="006C004F">
        <w:t xml:space="preserve"> i.e., </w:t>
      </w:r>
      <w:r w:rsidR="00614D4E">
        <w:t xml:space="preserve">small probabilities </w:t>
      </w:r>
      <w:r w:rsidR="006C004F">
        <w:t xml:space="preserve">of exceeding high rainfall totals for ecPoint and </w:t>
      </w:r>
      <w:r w:rsidR="00DC6940">
        <w:t xml:space="preserve">high probabilities of exceeding small rainfall totals for ENS. </w:t>
      </w:r>
    </w:p>
    <w:p w:rsidR="00BB64F5" w:rsidP="00402E0E" w:rsidRDefault="00107342" w14:paraId="4680791D" w14:textId="77777777">
      <w:r w:rsidRPr="0041642D">
        <w:t>A feature that stands out in</w:t>
      </w:r>
      <w:r w:rsidR="00707252">
        <w:t xml:space="preserve"> all panels in</w:t>
      </w:r>
      <w:r w:rsidRPr="0041642D">
        <w:t xml:space="preserve"> </w:t>
      </w:r>
      <w:r w:rsidRPr="0041642D">
        <w:fldChar w:fldCharType="begin"/>
      </w:r>
      <w:r w:rsidRPr="0041642D">
        <w:instrText xml:space="preserve"> REF _Ref99114833 \h </w:instrText>
      </w:r>
      <w:r w:rsidRPr="0041642D">
        <w:fldChar w:fldCharType="separate"/>
      </w:r>
      <w:r w:rsidRPr="0041642D" w:rsidR="009D77B6">
        <w:rPr>
          <w:b/>
          <w:bCs/>
        </w:rPr>
        <w:t xml:space="preserve">Figure </w:t>
      </w:r>
      <w:r w:rsidR="009D77B6">
        <w:rPr>
          <w:b/>
          <w:bCs/>
          <w:noProof/>
        </w:rPr>
        <w:t>4</w:t>
      </w:r>
      <w:r w:rsidRPr="0041642D">
        <w:fldChar w:fldCharType="end"/>
      </w:r>
      <w:r w:rsidRPr="0041642D">
        <w:t xml:space="preserve"> is the sinusoidal pattern </w:t>
      </w:r>
      <w:r w:rsidR="0099531E">
        <w:t xml:space="preserve">shown by the </w:t>
      </w:r>
      <w:r w:rsidRPr="0041642D">
        <w:t>AURC</w:t>
      </w:r>
      <w:r w:rsidR="00AE04E2">
        <w:t xml:space="preserve">. </w:t>
      </w:r>
      <w:commentRangeStart w:id="45"/>
      <w:r w:rsidRPr="00C82E83" w:rsidR="00AE04E2">
        <w:t xml:space="preserve">This is </w:t>
      </w:r>
      <w:r w:rsidRPr="00C82E83" w:rsidR="0099531E">
        <w:t>likely due to the strong rainfall diurnal cycle present in Ecuador</w:t>
      </w:r>
      <w:r w:rsidRPr="00C82E83" w:rsidR="00AE04E2">
        <w:t xml:space="preserve">, </w:t>
      </w:r>
      <w:r w:rsidRPr="00C82E83" w:rsidR="00F867E5">
        <w:t xml:space="preserve">shown </w:t>
      </w:r>
      <w:r w:rsidRPr="00C82E83" w:rsidR="00262180">
        <w:t xml:space="preserve">by ENS and ecPoint </w:t>
      </w:r>
      <w:r w:rsidRPr="00C82E83" w:rsidR="00BF7A45">
        <w:t xml:space="preserve">behaviour of </w:t>
      </w:r>
      <w:r w:rsidRPr="00C82E83" w:rsidR="00262180">
        <w:t>rainfall’s annual mean in “La Costa” and “La Sierra”</w:t>
      </w:r>
      <w:r w:rsidRPr="00C82E83" w:rsidR="004A7125">
        <w:t xml:space="preserve"> during different accumulation periods</w:t>
      </w:r>
      <w:r w:rsidRPr="00C82E83" w:rsidR="00262180">
        <w:t xml:space="preserve"> (</w:t>
      </w:r>
      <w:r w:rsidRPr="00C82E83" w:rsidR="00262180">
        <w:fldChar w:fldCharType="begin"/>
      </w:r>
      <w:r w:rsidRPr="00C82E83" w:rsidR="00262180">
        <w:instrText xml:space="preserve"> REF _Ref99461252 \h  \* MERGEFORMAT </w:instrText>
      </w:r>
      <w:r w:rsidRPr="00C82E83" w:rsidR="00262180">
        <w:fldChar w:fldCharType="separate"/>
      </w:r>
      <w:r w:rsidRPr="0041642D" w:rsidR="009D77B6">
        <w:rPr>
          <w:b/>
          <w:bCs/>
        </w:rPr>
        <w:t xml:space="preserve">Figure </w:t>
      </w:r>
      <w:r w:rsidR="009D77B6">
        <w:rPr>
          <w:b/>
          <w:bCs/>
          <w:noProof/>
        </w:rPr>
        <w:t>7</w:t>
      </w:r>
      <w:r w:rsidRPr="00C82E83" w:rsidR="00262180">
        <w:fldChar w:fldCharType="end"/>
      </w:r>
      <w:r w:rsidRPr="00C82E83" w:rsidR="00262180">
        <w:t>)</w:t>
      </w:r>
      <w:r w:rsidRPr="00C82E83" w:rsidR="004A7125">
        <w:t>,</w:t>
      </w:r>
      <w:r w:rsidRPr="00C82E83" w:rsidR="00262180">
        <w:t xml:space="preserve"> and confirmed</w:t>
      </w:r>
      <w:r w:rsidRPr="00C82E83" w:rsidR="00407426">
        <w:t xml:space="preserve"> by </w:t>
      </w:r>
      <w:r w:rsidRPr="00C82E83" w:rsidR="00407426">
        <w:rPr>
          <w:noProof/>
        </w:rPr>
        <w:t>Kikuchi and Wang</w:t>
      </w:r>
      <w:r w:rsidRPr="00C82E83" w:rsidR="00407426">
        <w:t xml:space="preserve"> </w:t>
      </w:r>
      <w:r w:rsidRPr="00C82E83" w:rsidR="00407426">
        <w:fldChar w:fldCharType="begin" w:fldLock="1"/>
      </w:r>
      <w:r w:rsidRPr="00C82E83" w:rsidR="00407426">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suppress-author":1,"uris":["http://www.mendeley.com/documents/?uuid=abf21a12-2af1-3556-b908-7a48ae95b433"]}],"mendeley":{"formattedCitation":"(2008)","plainTextFormattedCitation":"(2008)","previouslyFormattedCitation":"(2008)"},"properties":{"noteIndex":0},"schema":"https://github.com/citation-style-language/schema/raw/master/csl-citation.json"}</w:instrText>
      </w:r>
      <w:r w:rsidRPr="00C82E83" w:rsidR="00407426">
        <w:fldChar w:fldCharType="separate"/>
      </w:r>
      <w:r w:rsidRPr="00C82E83" w:rsidR="00407426">
        <w:rPr>
          <w:noProof/>
        </w:rPr>
        <w:t>(2008)</w:t>
      </w:r>
      <w:r w:rsidRPr="00C82E83" w:rsidR="00407426">
        <w:fldChar w:fldCharType="end"/>
      </w:r>
      <w:r w:rsidRPr="00C82E83" w:rsidR="00ED4D4D">
        <w:t>, whose study is</w:t>
      </w:r>
      <w:r w:rsidRPr="00C82E83" w:rsidR="000F6BE4">
        <w:t xml:space="preserve"> based</w:t>
      </w:r>
      <w:r w:rsidRPr="00C82E83" w:rsidR="00407426">
        <w:t xml:space="preserve"> on rainfall </w:t>
      </w:r>
      <w:r w:rsidRPr="00C82E83" w:rsidR="000F6BE4">
        <w:t>observations.</w:t>
      </w:r>
      <w:commentRangeEnd w:id="45"/>
      <w:r w:rsidRPr="00C82E83" w:rsidR="00B11276">
        <w:rPr>
          <w:rStyle w:val="CommentReference"/>
        </w:rPr>
        <w:commentReference w:id="45"/>
      </w:r>
      <w:r w:rsidRPr="00C82E83">
        <w:t xml:space="preserve"> </w:t>
      </w:r>
      <w:r w:rsidRPr="00C82E83" w:rsidR="00A538A7">
        <w:t>For</w:t>
      </w:r>
      <w:r w:rsidR="00A538A7">
        <w:t xml:space="preserve"> both VREs i</w:t>
      </w:r>
      <w:r w:rsidR="009542DD">
        <w:t>n “La Costa”</w:t>
      </w:r>
      <w:r w:rsidR="00A538A7">
        <w:t xml:space="preserve">, </w:t>
      </w:r>
      <w:r w:rsidR="00B212A7">
        <w:t xml:space="preserve">AURC </w:t>
      </w:r>
      <w:r w:rsidR="00A538A7">
        <w:t>peaks</w:t>
      </w:r>
      <w:r w:rsidR="0051441B">
        <w:t xml:space="preserve"> </w:t>
      </w:r>
      <w:r w:rsidR="00A538A7">
        <w:t>are</w:t>
      </w:r>
      <w:r w:rsidR="006B350E">
        <w:t xml:space="preserve"> </w:t>
      </w:r>
      <w:r w:rsidR="00A538A7">
        <w:t xml:space="preserve">observed for </w:t>
      </w:r>
      <w:r w:rsidR="00CF68A3">
        <w:t xml:space="preserve">both </w:t>
      </w:r>
      <w:r w:rsidR="00A538A7">
        <w:t xml:space="preserve">ENS </w:t>
      </w:r>
      <w:r w:rsidR="00E1102E">
        <w:t xml:space="preserve">and ecPoint </w:t>
      </w:r>
      <w:r w:rsidR="00A538A7">
        <w:t>between 0000-1200 LT</w:t>
      </w:r>
      <w:r w:rsidR="005546DF">
        <w:t xml:space="preserve"> (</w:t>
      </w:r>
      <w:r w:rsidR="00B549E1">
        <w:t xml:space="preserve">i.e., </w:t>
      </w:r>
      <w:r w:rsidR="006B6151">
        <w:t>lead time steps</w:t>
      </w:r>
      <w:r w:rsidR="00B549E1">
        <w:t xml:space="preserve"> labelled in purple</w:t>
      </w:r>
      <w:r w:rsidR="006B6151">
        <w:t xml:space="preserve"> in </w:t>
      </w:r>
      <w:r w:rsidR="006B6151">
        <w:fldChar w:fldCharType="begin"/>
      </w:r>
      <w:r w:rsidR="006B6151">
        <w:instrText xml:space="preserve"> REF _Ref99114833 \h </w:instrText>
      </w:r>
      <w:r w:rsidR="006B6151">
        <w:fldChar w:fldCharType="separate"/>
      </w:r>
      <w:r w:rsidRPr="0041642D" w:rsidR="009D77B6">
        <w:rPr>
          <w:b/>
          <w:bCs/>
        </w:rPr>
        <w:t xml:space="preserve">Figure </w:t>
      </w:r>
      <w:r w:rsidR="009D77B6">
        <w:rPr>
          <w:b/>
          <w:bCs/>
          <w:noProof/>
        </w:rPr>
        <w:t>4</w:t>
      </w:r>
      <w:r w:rsidR="006B6151">
        <w:fldChar w:fldCharType="end"/>
      </w:r>
      <w:r w:rsidRPr="00B255E3" w:rsidR="006B6151">
        <w:rPr>
          <w:b/>
          <w:bCs/>
        </w:rPr>
        <w:t>a</w:t>
      </w:r>
      <w:r w:rsidR="006B6151">
        <w:rPr>
          <w:b/>
          <w:bCs/>
        </w:rPr>
        <w:t xml:space="preserve"> </w:t>
      </w:r>
      <w:r w:rsidR="006B6151">
        <w:t xml:space="preserve">and </w:t>
      </w:r>
      <w:r w:rsidR="006B6151">
        <w:fldChar w:fldCharType="begin"/>
      </w:r>
      <w:r w:rsidR="006B6151">
        <w:instrText xml:space="preserve"> REF _Ref99114833 \h </w:instrText>
      </w:r>
      <w:r w:rsidR="006B6151">
        <w:fldChar w:fldCharType="separate"/>
      </w:r>
      <w:r w:rsidRPr="0041642D" w:rsidR="009D77B6">
        <w:rPr>
          <w:b/>
          <w:bCs/>
        </w:rPr>
        <w:t xml:space="preserve">Figure </w:t>
      </w:r>
      <w:r w:rsidR="009D77B6">
        <w:rPr>
          <w:b/>
          <w:bCs/>
          <w:noProof/>
        </w:rPr>
        <w:t>4</w:t>
      </w:r>
      <w:r w:rsidR="006B6151">
        <w:fldChar w:fldCharType="end"/>
      </w:r>
      <w:r w:rsidRPr="001538F5" w:rsidR="006B6151">
        <w:rPr>
          <w:b/>
          <w:bCs/>
        </w:rPr>
        <w:t>b</w:t>
      </w:r>
      <w:r w:rsidR="005546DF">
        <w:t>)</w:t>
      </w:r>
      <w:r w:rsidR="00DD02EB">
        <w:t>, which correspond</w:t>
      </w:r>
      <w:r w:rsidR="004B6A83">
        <w:t>s</w:t>
      </w:r>
      <w:r w:rsidR="00DD02EB">
        <w:t xml:space="preserve"> to</w:t>
      </w:r>
      <w:r w:rsidR="00E1102E">
        <w:t xml:space="preserve"> the accumulation period </w:t>
      </w:r>
      <w:r w:rsidR="00803ABA">
        <w:t xml:space="preserve">with </w:t>
      </w:r>
      <w:r w:rsidR="00E33ADE">
        <w:t>the second smal</w:t>
      </w:r>
      <w:r w:rsidR="00803ABA">
        <w:t>l</w:t>
      </w:r>
      <w:r w:rsidR="00E33ADE">
        <w:t>est</w:t>
      </w:r>
      <w:r w:rsidR="00803ABA">
        <w:t xml:space="preserve"> rainfall total</w:t>
      </w:r>
      <w:r w:rsidR="0051441B">
        <w:t>s</w:t>
      </w:r>
      <w:r w:rsidR="00803ABA">
        <w:t xml:space="preserve"> </w:t>
      </w:r>
      <w:r w:rsidR="001535E1">
        <w:t>in the day</w:t>
      </w:r>
      <w:r w:rsidR="00DD02EB">
        <w:t xml:space="preserve"> </w:t>
      </w:r>
      <w:r w:rsidR="00BF4291">
        <w:t>(</w:t>
      </w:r>
      <w:r w:rsidR="00650C9E">
        <w:t>i.e., 12-hourly accumulation period labelled in purple</w:t>
      </w:r>
      <w:r w:rsidR="002805C6">
        <w:t xml:space="preserve"> in </w:t>
      </w:r>
      <w:r w:rsidR="00DD02EB">
        <w:fldChar w:fldCharType="begin"/>
      </w:r>
      <w:r w:rsidR="00DD02EB">
        <w:instrText xml:space="preserve"> REF _Ref99461252 \h </w:instrText>
      </w:r>
      <w:r w:rsidR="00DD02EB">
        <w:fldChar w:fldCharType="separate"/>
      </w:r>
      <w:r w:rsidRPr="0041642D" w:rsidR="009D77B6">
        <w:rPr>
          <w:b/>
          <w:bCs/>
        </w:rPr>
        <w:t xml:space="preserve">Figure </w:t>
      </w:r>
      <w:r w:rsidR="009D77B6">
        <w:rPr>
          <w:b/>
          <w:bCs/>
          <w:noProof/>
        </w:rPr>
        <w:t>7</w:t>
      </w:r>
      <w:r w:rsidR="00DD02EB">
        <w:fldChar w:fldCharType="end"/>
      </w:r>
      <w:r w:rsidR="00606F39">
        <w:t>, continuous lines</w:t>
      </w:r>
      <w:r w:rsidR="00BF4291">
        <w:t>)</w:t>
      </w:r>
      <w:r w:rsidR="00E33ADE">
        <w:t xml:space="preserve">; </w:t>
      </w:r>
      <w:r w:rsidR="00A538A7">
        <w:t>troughs</w:t>
      </w:r>
      <w:r w:rsidR="00E33ADE">
        <w:t xml:space="preserve"> </w:t>
      </w:r>
      <w:r w:rsidR="00A538A7">
        <w:t>are</w:t>
      </w:r>
      <w:r w:rsidR="00407321">
        <w:t xml:space="preserve"> </w:t>
      </w:r>
      <w:commentRangeStart w:id="46"/>
      <w:r w:rsidR="00407321">
        <w:t>mostly</w:t>
      </w:r>
      <w:commentRangeEnd w:id="46"/>
      <w:r w:rsidR="00407321">
        <w:rPr>
          <w:rStyle w:val="CommentReference"/>
        </w:rPr>
        <w:commentReference w:id="46"/>
      </w:r>
      <w:r w:rsidR="00A46937">
        <w:t xml:space="preserve"> </w:t>
      </w:r>
      <w:r w:rsidR="00A538A7">
        <w:t xml:space="preserve">observed </w:t>
      </w:r>
      <w:r w:rsidR="004D27D2">
        <w:t>between 1200-0000 LT</w:t>
      </w:r>
      <w:r w:rsidR="00650C9E">
        <w:t xml:space="preserve"> (i.e., lead time steps labelled in fuchsia in </w:t>
      </w:r>
      <w:r w:rsidR="00650C9E">
        <w:fldChar w:fldCharType="begin"/>
      </w:r>
      <w:r w:rsidR="00650C9E">
        <w:instrText xml:space="preserve"> REF _Ref99114833 \h </w:instrText>
      </w:r>
      <w:r w:rsidR="00650C9E">
        <w:fldChar w:fldCharType="separate"/>
      </w:r>
      <w:r w:rsidRPr="0041642D" w:rsidR="009D77B6">
        <w:rPr>
          <w:b/>
          <w:bCs/>
        </w:rPr>
        <w:t xml:space="preserve">Figure </w:t>
      </w:r>
      <w:r w:rsidR="009D77B6">
        <w:rPr>
          <w:b/>
          <w:bCs/>
          <w:noProof/>
        </w:rPr>
        <w:t>4</w:t>
      </w:r>
      <w:r w:rsidR="00650C9E">
        <w:fldChar w:fldCharType="end"/>
      </w:r>
      <w:r w:rsidRPr="00B255E3" w:rsidR="00650C9E">
        <w:rPr>
          <w:b/>
          <w:bCs/>
        </w:rPr>
        <w:t>a</w:t>
      </w:r>
      <w:r w:rsidR="00650C9E">
        <w:rPr>
          <w:b/>
          <w:bCs/>
        </w:rPr>
        <w:t xml:space="preserve"> </w:t>
      </w:r>
      <w:r w:rsidR="00650C9E">
        <w:t xml:space="preserve">and </w:t>
      </w:r>
      <w:r w:rsidR="00650C9E">
        <w:fldChar w:fldCharType="begin"/>
      </w:r>
      <w:r w:rsidR="00650C9E">
        <w:instrText xml:space="preserve"> REF _Ref99114833 \h </w:instrText>
      </w:r>
      <w:r w:rsidR="00650C9E">
        <w:fldChar w:fldCharType="separate"/>
      </w:r>
      <w:r w:rsidRPr="0041642D" w:rsidR="009D77B6">
        <w:rPr>
          <w:b/>
          <w:bCs/>
        </w:rPr>
        <w:t xml:space="preserve">Figure </w:t>
      </w:r>
      <w:r w:rsidR="009D77B6">
        <w:rPr>
          <w:b/>
          <w:bCs/>
          <w:noProof/>
        </w:rPr>
        <w:t>4</w:t>
      </w:r>
      <w:r w:rsidR="00650C9E">
        <w:fldChar w:fldCharType="end"/>
      </w:r>
      <w:r w:rsidRPr="001538F5" w:rsidR="00650C9E">
        <w:rPr>
          <w:b/>
          <w:bCs/>
        </w:rPr>
        <w:t>b</w:t>
      </w:r>
      <w:r w:rsidR="00650C9E">
        <w:t>)</w:t>
      </w:r>
      <w:r w:rsidR="004D27D2">
        <w:t>, which corresponds to the accumulation period with the second highest rainfall total</w:t>
      </w:r>
      <w:r w:rsidR="00BC70D7">
        <w:t>s</w:t>
      </w:r>
      <w:r w:rsidR="004D27D2">
        <w:t xml:space="preserve"> in the day (</w:t>
      </w:r>
      <w:r w:rsidR="00650C9E">
        <w:t xml:space="preserve">i.e., 12-hourly accumulation period labelled in fuchsia in </w:t>
      </w:r>
      <w:r w:rsidR="004D27D2">
        <w:fldChar w:fldCharType="begin"/>
      </w:r>
      <w:r w:rsidR="004D27D2">
        <w:instrText xml:space="preserve"> REF _Ref99461252 \h </w:instrText>
      </w:r>
      <w:r w:rsidR="004D27D2">
        <w:fldChar w:fldCharType="separate"/>
      </w:r>
      <w:r w:rsidRPr="0041642D" w:rsidR="009D77B6">
        <w:rPr>
          <w:b/>
          <w:bCs/>
        </w:rPr>
        <w:t xml:space="preserve">Figure </w:t>
      </w:r>
      <w:r w:rsidR="009D77B6">
        <w:rPr>
          <w:b/>
          <w:bCs/>
          <w:noProof/>
        </w:rPr>
        <w:t>7</w:t>
      </w:r>
      <w:r w:rsidR="004D27D2">
        <w:fldChar w:fldCharType="end"/>
      </w:r>
      <w:r w:rsidR="00606F39">
        <w:t>, continuous lines</w:t>
      </w:r>
      <w:r w:rsidR="004D27D2">
        <w:t>).</w:t>
      </w:r>
      <w:r w:rsidR="00BC70D7">
        <w:t xml:space="preserve"> </w:t>
      </w:r>
      <w:r w:rsidR="005521AA">
        <w:t>T</w:t>
      </w:r>
      <w:r w:rsidR="000F48DC">
        <w:t xml:space="preserve">he </w:t>
      </w:r>
      <w:r w:rsidR="007D394D">
        <w:t xml:space="preserve">amplitude </w:t>
      </w:r>
      <w:r w:rsidR="00371734">
        <w:t>between peaks and troughs</w:t>
      </w:r>
      <w:r w:rsidR="005523C4">
        <w:t xml:space="preserve"> </w:t>
      </w:r>
      <w:r w:rsidR="004F5D6D">
        <w:t xml:space="preserve">increases with </w:t>
      </w:r>
      <w:r w:rsidR="00FA6B00">
        <w:t>increasing VREs</w:t>
      </w:r>
      <w:r w:rsidR="005521AA">
        <w:t xml:space="preserve"> (</w:t>
      </w:r>
      <w:r w:rsidR="005521AA">
        <w:fldChar w:fldCharType="begin"/>
      </w:r>
      <w:r w:rsidR="005521AA">
        <w:instrText xml:space="preserve"> REF _Ref99114833 \h </w:instrText>
      </w:r>
      <w:r w:rsidR="005521AA">
        <w:fldChar w:fldCharType="separate"/>
      </w:r>
      <w:r w:rsidRPr="0041642D" w:rsidR="009D77B6">
        <w:rPr>
          <w:b/>
          <w:bCs/>
        </w:rPr>
        <w:t xml:space="preserve">Figure </w:t>
      </w:r>
      <w:r w:rsidR="009D77B6">
        <w:rPr>
          <w:b/>
          <w:bCs/>
          <w:noProof/>
        </w:rPr>
        <w:t>4</w:t>
      </w:r>
      <w:r w:rsidR="005521AA">
        <w:fldChar w:fldCharType="end"/>
      </w:r>
      <w:r w:rsidRPr="00B255E3" w:rsidR="005521AA">
        <w:rPr>
          <w:b/>
          <w:bCs/>
        </w:rPr>
        <w:t>a</w:t>
      </w:r>
      <w:r w:rsidR="005521AA">
        <w:rPr>
          <w:b/>
          <w:bCs/>
        </w:rPr>
        <w:t xml:space="preserve"> </w:t>
      </w:r>
      <w:r w:rsidR="005521AA">
        <w:t xml:space="preserve">and </w:t>
      </w:r>
      <w:r w:rsidR="005521AA">
        <w:fldChar w:fldCharType="begin"/>
      </w:r>
      <w:r w:rsidR="005521AA">
        <w:instrText xml:space="preserve"> REF _Ref99114833 \h </w:instrText>
      </w:r>
      <w:r w:rsidR="005521AA">
        <w:fldChar w:fldCharType="separate"/>
      </w:r>
      <w:r w:rsidRPr="0041642D" w:rsidR="009D77B6">
        <w:rPr>
          <w:b/>
          <w:bCs/>
        </w:rPr>
        <w:t xml:space="preserve">Figure </w:t>
      </w:r>
      <w:r w:rsidR="009D77B6">
        <w:rPr>
          <w:b/>
          <w:bCs/>
          <w:noProof/>
        </w:rPr>
        <w:t>4</w:t>
      </w:r>
      <w:r w:rsidR="005521AA">
        <w:fldChar w:fldCharType="end"/>
      </w:r>
      <w:r w:rsidRPr="001538F5" w:rsidR="005521AA">
        <w:rPr>
          <w:b/>
          <w:bCs/>
        </w:rPr>
        <w:t>b</w:t>
      </w:r>
      <w:r w:rsidR="005521AA">
        <w:t>)</w:t>
      </w:r>
      <w:r w:rsidR="00B22479">
        <w:t>. However</w:t>
      </w:r>
      <w:r w:rsidR="008546DE">
        <w:t>,</w:t>
      </w:r>
      <w:r w:rsidR="00B22479">
        <w:t xml:space="preserve"> </w:t>
      </w:r>
      <w:r w:rsidR="00A747CC">
        <w:t>such</w:t>
      </w:r>
      <w:r w:rsidR="008E4666">
        <w:t xml:space="preserve"> amplitude </w:t>
      </w:r>
      <w:r w:rsidR="00A747CC">
        <w:t xml:space="preserve">is </w:t>
      </w:r>
      <w:r w:rsidR="00262057">
        <w:t>deeper</w:t>
      </w:r>
      <w:r w:rsidR="00A747CC">
        <w:t xml:space="preserve"> for ENS than ecPoint, which manages to </w:t>
      </w:r>
      <w:r w:rsidR="00523AFD">
        <w:t>improve</w:t>
      </w:r>
      <w:r w:rsidR="00F40156">
        <w:t xml:space="preserve"> (i.e., increase)</w:t>
      </w:r>
      <w:r w:rsidR="00523AFD">
        <w:t xml:space="preserve"> the AURC values</w:t>
      </w:r>
      <w:r w:rsidR="00DC641B">
        <w:t xml:space="preserve"> for the troughs</w:t>
      </w:r>
      <w:r w:rsidR="00AB7AD1">
        <w:t xml:space="preserve"> for VREs = 99</w:t>
      </w:r>
      <w:r w:rsidRPr="00AB7AD1" w:rsidR="00AB7AD1">
        <w:rPr>
          <w:vertAlign w:val="superscript"/>
        </w:rPr>
        <w:t>th</w:t>
      </w:r>
      <w:r w:rsidR="00AB7AD1">
        <w:t xml:space="preserve"> percentile</w:t>
      </w:r>
      <w:r w:rsidR="003E60B2">
        <w:t>.</w:t>
      </w:r>
      <w:r w:rsidR="00626F44">
        <w:t xml:space="preserve"> </w:t>
      </w:r>
      <w:r w:rsidR="00CB1D65">
        <w:t>This shows that, in “La Costa”,</w:t>
      </w:r>
      <w:r w:rsidR="00B82E07">
        <w:t xml:space="preserve"> ecPoint add</w:t>
      </w:r>
      <w:r w:rsidR="0005136D">
        <w:t>s</w:t>
      </w:r>
      <w:r w:rsidR="00B82E07">
        <w:t xml:space="preserve"> value in the identification of areas at flash flood</w:t>
      </w:r>
      <w:r w:rsidR="00D244C4">
        <w:t xml:space="preserve"> risk</w:t>
      </w:r>
      <w:r w:rsidR="00393A96">
        <w:t xml:space="preserve"> </w:t>
      </w:r>
      <w:r w:rsidR="005C77F3">
        <w:t>in those part of the day</w:t>
      </w:r>
      <w:r w:rsidR="00393A96">
        <w:t xml:space="preserve"> when higher rainfall totals are expected (i.e., during evening and night time).</w:t>
      </w:r>
      <w:r w:rsidR="00615F10">
        <w:t xml:space="preserve"> </w:t>
      </w:r>
      <w:r w:rsidR="00052DA3">
        <w:t xml:space="preserve">Substantial improvements are also observed </w:t>
      </w:r>
      <w:r w:rsidR="00B875CD">
        <w:t>for intermediate</w:t>
      </w:r>
      <w:r w:rsidR="00F857E0">
        <w:t xml:space="preserve"> intervals</w:t>
      </w:r>
      <w:r w:rsidR="00800E25">
        <w:t xml:space="preserve">. </w:t>
      </w:r>
      <w:r w:rsidR="00615F10">
        <w:t xml:space="preserve">A similar </w:t>
      </w:r>
      <w:r w:rsidR="00D57489">
        <w:t>behaviour</w:t>
      </w:r>
      <w:r w:rsidR="00D6770C">
        <w:t xml:space="preserve"> with lead time</w:t>
      </w:r>
      <w:r w:rsidR="00AD2A63">
        <w:t xml:space="preserve"> for AURC</w:t>
      </w:r>
      <w:r w:rsidR="00D6770C">
        <w:t xml:space="preserve"> is observed in “La Sierra”. </w:t>
      </w:r>
      <w:r w:rsidR="00F91E22">
        <w:t>Although a 6-</w:t>
      </w:r>
      <w:r w:rsidR="00C542AF">
        <w:t xml:space="preserve"> to 12-hour</w:t>
      </w:r>
      <w:r w:rsidR="00F91E22">
        <w:t xml:space="preserve"> shift </w:t>
      </w:r>
      <w:r w:rsidR="00C542AF">
        <w:t>is</w:t>
      </w:r>
      <w:r w:rsidR="00F91E22">
        <w:t xml:space="preserve"> observed between peaks</w:t>
      </w:r>
      <w:r w:rsidR="00F848B6">
        <w:t xml:space="preserve"> and </w:t>
      </w:r>
      <w:r w:rsidR="00F91E22">
        <w:t xml:space="preserve">troughs </w:t>
      </w:r>
      <w:r w:rsidR="00325945">
        <w:t>compared to</w:t>
      </w:r>
      <w:r w:rsidR="00F848B6">
        <w:t xml:space="preserve"> “La Costa”. </w:t>
      </w:r>
      <w:r w:rsidR="007F6A21">
        <w:t>P</w:t>
      </w:r>
      <w:r w:rsidR="00214B33">
        <w:t xml:space="preserve">eaks </w:t>
      </w:r>
      <w:r w:rsidR="00DC4D05">
        <w:t>are</w:t>
      </w:r>
      <w:r w:rsidR="00214B33">
        <w:t xml:space="preserve"> observed in the accumulation period between </w:t>
      </w:r>
      <w:r w:rsidR="00AC60EA">
        <w:t>0600-1800 LT up to day 4 forecasts, and between</w:t>
      </w:r>
      <w:r w:rsidR="00DC4D05">
        <w:t xml:space="preserve"> 1200-0000 LT afterwards</w:t>
      </w:r>
      <w:r w:rsidR="00D626B8">
        <w:t xml:space="preserve"> (i.e., lead time steps labelled in</w:t>
      </w:r>
      <w:r w:rsidR="00C542AF">
        <w:t xml:space="preserve"> cyan and</w:t>
      </w:r>
      <w:r w:rsidR="00D626B8">
        <w:t xml:space="preserve"> fuchsia</w:t>
      </w:r>
      <w:r w:rsidR="0020691E">
        <w:t>, respectively,</w:t>
      </w:r>
      <w:r w:rsidR="00D626B8">
        <w:t xml:space="preserve"> in </w:t>
      </w:r>
      <w:r w:rsidR="00D626B8">
        <w:fldChar w:fldCharType="begin"/>
      </w:r>
      <w:r w:rsidR="00D626B8">
        <w:instrText xml:space="preserve"> REF _Ref99114833 \h </w:instrText>
      </w:r>
      <w:r w:rsidR="00D626B8">
        <w:fldChar w:fldCharType="separate"/>
      </w:r>
      <w:r w:rsidRPr="0041642D" w:rsidR="009D77B6">
        <w:rPr>
          <w:b/>
          <w:bCs/>
        </w:rPr>
        <w:t xml:space="preserve">Figure </w:t>
      </w:r>
      <w:r w:rsidR="009D77B6">
        <w:rPr>
          <w:b/>
          <w:bCs/>
          <w:noProof/>
        </w:rPr>
        <w:t>4</w:t>
      </w:r>
      <w:r w:rsidR="00D626B8">
        <w:fldChar w:fldCharType="end"/>
      </w:r>
      <w:r w:rsidR="000B4EE2">
        <w:rPr>
          <w:b/>
          <w:bCs/>
        </w:rPr>
        <w:t>c</w:t>
      </w:r>
      <w:r w:rsidR="00D626B8">
        <w:rPr>
          <w:b/>
          <w:bCs/>
        </w:rPr>
        <w:t xml:space="preserve"> </w:t>
      </w:r>
      <w:r w:rsidR="00D626B8">
        <w:t xml:space="preserve">and </w:t>
      </w:r>
      <w:r w:rsidR="00D626B8">
        <w:fldChar w:fldCharType="begin"/>
      </w:r>
      <w:r w:rsidR="00D626B8">
        <w:instrText xml:space="preserve"> REF _Ref99114833 \h </w:instrText>
      </w:r>
      <w:r w:rsidR="00D626B8">
        <w:fldChar w:fldCharType="separate"/>
      </w:r>
      <w:r w:rsidRPr="0041642D" w:rsidR="009D77B6">
        <w:rPr>
          <w:b/>
          <w:bCs/>
        </w:rPr>
        <w:t xml:space="preserve">Figure </w:t>
      </w:r>
      <w:r w:rsidR="009D77B6">
        <w:rPr>
          <w:b/>
          <w:bCs/>
          <w:noProof/>
        </w:rPr>
        <w:t>4</w:t>
      </w:r>
      <w:r w:rsidR="00D626B8">
        <w:fldChar w:fldCharType="end"/>
      </w:r>
      <w:r w:rsidR="000B4EE2">
        <w:rPr>
          <w:b/>
          <w:bCs/>
        </w:rPr>
        <w:t>d</w:t>
      </w:r>
      <w:r w:rsidR="00D626B8">
        <w:t>)</w:t>
      </w:r>
      <w:r w:rsidR="000B4EE2">
        <w:t>, which</w:t>
      </w:r>
      <w:r w:rsidR="0037121D">
        <w:t xml:space="preserve"> </w:t>
      </w:r>
      <w:r w:rsidR="000B4EE2">
        <w:t xml:space="preserve">correspond to the </w:t>
      </w:r>
      <w:r w:rsidR="0037121D">
        <w:t>accumulation periods with the highest rainfall totals during the day (</w:t>
      </w:r>
      <w:r w:rsidR="0020691E">
        <w:t xml:space="preserve">i.e., 12-hourly accumulation period labelled </w:t>
      </w:r>
      <w:r w:rsidR="0020691E">
        <w:lastRenderedPageBreak/>
        <w:t xml:space="preserve">in cyan and fuchsia, respectively, in </w:t>
      </w:r>
      <w:r w:rsidR="0037121D">
        <w:fldChar w:fldCharType="begin"/>
      </w:r>
      <w:r w:rsidR="0037121D">
        <w:instrText xml:space="preserve"> REF _Ref99461252 \h </w:instrText>
      </w:r>
      <w:r w:rsidR="0037121D">
        <w:fldChar w:fldCharType="separate"/>
      </w:r>
      <w:r w:rsidRPr="0041642D" w:rsidR="009D77B6">
        <w:rPr>
          <w:b/>
          <w:bCs/>
        </w:rPr>
        <w:t xml:space="preserve">Figure </w:t>
      </w:r>
      <w:r w:rsidR="009D77B6">
        <w:rPr>
          <w:b/>
          <w:bCs/>
          <w:noProof/>
        </w:rPr>
        <w:t>7</w:t>
      </w:r>
      <w:r w:rsidR="0037121D">
        <w:fldChar w:fldCharType="end"/>
      </w:r>
      <w:r w:rsidR="00606F39">
        <w:t>, dashed lines</w:t>
      </w:r>
      <w:r w:rsidR="0037121D">
        <w:t>).</w:t>
      </w:r>
      <w:r w:rsidR="00F35A56">
        <w:t xml:space="preserve"> T</w:t>
      </w:r>
      <w:r w:rsidR="00644BC8">
        <w:t xml:space="preserve">roughs are </w:t>
      </w:r>
      <w:r w:rsidR="001F5D4A">
        <w:t xml:space="preserve">observed </w:t>
      </w:r>
      <w:r w:rsidR="00F35A56">
        <w:t xml:space="preserve">instead </w:t>
      </w:r>
      <w:r w:rsidR="001F5D4A">
        <w:t xml:space="preserve">between </w:t>
      </w:r>
      <w:r w:rsidR="004316C0">
        <w:t>1800-0600 LT</w:t>
      </w:r>
      <w:r w:rsidR="00E36AFE">
        <w:t xml:space="preserve"> up to day 4, and between 0000-1200 LT afterwards</w:t>
      </w:r>
      <w:r w:rsidR="0020691E">
        <w:t xml:space="preserve"> (i.e., lead time steps labelled in green and purple, respectively, in </w:t>
      </w:r>
      <w:r w:rsidR="0020691E">
        <w:fldChar w:fldCharType="begin"/>
      </w:r>
      <w:r w:rsidR="0020691E">
        <w:instrText xml:space="preserve"> REF _Ref99114833 \h </w:instrText>
      </w:r>
      <w:r w:rsidR="0020691E">
        <w:fldChar w:fldCharType="separate"/>
      </w:r>
      <w:r w:rsidRPr="0041642D" w:rsidR="009D77B6">
        <w:rPr>
          <w:b/>
          <w:bCs/>
        </w:rPr>
        <w:t xml:space="preserve">Figure </w:t>
      </w:r>
      <w:r w:rsidR="009D77B6">
        <w:rPr>
          <w:b/>
          <w:bCs/>
          <w:noProof/>
        </w:rPr>
        <w:t>4</w:t>
      </w:r>
      <w:r w:rsidR="0020691E">
        <w:fldChar w:fldCharType="end"/>
      </w:r>
      <w:r w:rsidR="0020691E">
        <w:rPr>
          <w:b/>
          <w:bCs/>
        </w:rPr>
        <w:t xml:space="preserve">c </w:t>
      </w:r>
      <w:r w:rsidR="0020691E">
        <w:t xml:space="preserve">and </w:t>
      </w:r>
      <w:r w:rsidR="0020691E">
        <w:fldChar w:fldCharType="begin"/>
      </w:r>
      <w:r w:rsidR="0020691E">
        <w:instrText xml:space="preserve"> REF _Ref99114833 \h </w:instrText>
      </w:r>
      <w:r w:rsidR="0020691E">
        <w:fldChar w:fldCharType="separate"/>
      </w:r>
      <w:r w:rsidRPr="0041642D" w:rsidR="009D77B6">
        <w:rPr>
          <w:b/>
          <w:bCs/>
        </w:rPr>
        <w:t xml:space="preserve">Figure </w:t>
      </w:r>
      <w:r w:rsidR="009D77B6">
        <w:rPr>
          <w:b/>
          <w:bCs/>
          <w:noProof/>
        </w:rPr>
        <w:t>4</w:t>
      </w:r>
      <w:r w:rsidR="0020691E">
        <w:fldChar w:fldCharType="end"/>
      </w:r>
      <w:r w:rsidR="0020691E">
        <w:rPr>
          <w:b/>
          <w:bCs/>
        </w:rPr>
        <w:t>d</w:t>
      </w:r>
      <w:r w:rsidR="0020691E">
        <w:t>)</w:t>
      </w:r>
      <w:r w:rsidR="002B2F35">
        <w:t>, which correspond to the accumulation periods</w:t>
      </w:r>
      <w:r w:rsidRPr="002B2F35" w:rsidR="002B2F35">
        <w:t xml:space="preserve"> </w:t>
      </w:r>
      <w:r w:rsidR="002B2F35">
        <w:t>with the smallest rainfall totals during the day (</w:t>
      </w:r>
      <w:r w:rsidR="00A61571">
        <w:t xml:space="preserve">i.e., 12-hourly accumulation period labelled in green and purple, respectively, in </w:t>
      </w:r>
      <w:r w:rsidR="002B2F35">
        <w:fldChar w:fldCharType="begin"/>
      </w:r>
      <w:r w:rsidR="002B2F35">
        <w:instrText xml:space="preserve"> REF _Ref99461252 \h </w:instrText>
      </w:r>
      <w:r w:rsidR="002B2F35">
        <w:fldChar w:fldCharType="separate"/>
      </w:r>
      <w:r w:rsidRPr="0041642D" w:rsidR="009D77B6">
        <w:rPr>
          <w:b/>
          <w:bCs/>
        </w:rPr>
        <w:t xml:space="preserve">Figure </w:t>
      </w:r>
      <w:r w:rsidR="009D77B6">
        <w:rPr>
          <w:b/>
          <w:bCs/>
          <w:noProof/>
        </w:rPr>
        <w:t>7</w:t>
      </w:r>
      <w:r w:rsidR="002B2F35">
        <w:fldChar w:fldCharType="end"/>
      </w:r>
      <w:r w:rsidR="00A61571">
        <w:t>, dashed lines</w:t>
      </w:r>
      <w:r w:rsidR="002B2F35">
        <w:t>).</w:t>
      </w:r>
      <w:r w:rsidR="002B53AA">
        <w:t xml:space="preserve"> </w:t>
      </w:r>
      <w:r w:rsidR="00D51820">
        <w:t>U</w:t>
      </w:r>
      <w:r w:rsidR="009A3C81">
        <w:t>nlike in “La Costa”</w:t>
      </w:r>
      <w:r w:rsidR="00B3188B">
        <w:t>,</w:t>
      </w:r>
      <w:r w:rsidR="008E1730">
        <w:t xml:space="preserve"> where</w:t>
      </w:r>
      <w:r w:rsidR="009A3C81">
        <w:t xml:space="preserve"> </w:t>
      </w:r>
      <w:r w:rsidR="00C262E6">
        <w:t xml:space="preserve">ecPoint’s </w:t>
      </w:r>
      <w:r w:rsidR="009A3C81">
        <w:t xml:space="preserve">added value </w:t>
      </w:r>
      <w:r w:rsidR="00C262E6">
        <w:t xml:space="preserve">is observed </w:t>
      </w:r>
      <w:r w:rsidR="008E1730">
        <w:t>at a specific time of the day, ecPoint’s added value</w:t>
      </w:r>
      <w:r w:rsidR="00B3188B">
        <w:t xml:space="preserve"> in “La Sierra”</w:t>
      </w:r>
      <w:r w:rsidR="008E1730">
        <w:t xml:space="preserve"> is observed </w:t>
      </w:r>
      <w:r w:rsidR="007535BE">
        <w:t>in all accumulation periods.</w:t>
      </w:r>
      <w:r w:rsidR="002559EC">
        <w:t xml:space="preserve"> </w:t>
      </w:r>
    </w:p>
    <w:p w:rsidR="002559EC" w:rsidP="00402E0E" w:rsidRDefault="002559EC" w14:paraId="3587C567" w14:textId="476345FB">
      <w:r>
        <w:t xml:space="preserve">The source of the correction is also different </w:t>
      </w:r>
      <w:r w:rsidR="00E01470">
        <w:t>in the two regions</w:t>
      </w:r>
      <w:r w:rsidR="00F96795">
        <w:t xml:space="preserve"> as shown by</w:t>
      </w:r>
      <w:r w:rsidR="00725D28">
        <w:t xml:space="preserve"> the</w:t>
      </w:r>
      <w:r w:rsidR="001F6446">
        <w:t xml:space="preserve"> example</w:t>
      </w:r>
      <w:r w:rsidR="00F96795">
        <w:t xml:space="preserve"> ENS and ecPoint ROC curves in “La Costa” and “La Sierra” (</w:t>
      </w:r>
      <w:r w:rsidR="00F96795">
        <w:fldChar w:fldCharType="begin"/>
      </w:r>
      <w:r w:rsidR="00F96795">
        <w:instrText xml:space="preserve"> REF _Ref99809990 \h </w:instrText>
      </w:r>
      <w:r w:rsidR="00F96795">
        <w:fldChar w:fldCharType="separate"/>
      </w:r>
      <w:r w:rsidRPr="0076187F" w:rsidR="009D77B6">
        <w:rPr>
          <w:b/>
          <w:bCs/>
        </w:rPr>
        <w:t xml:space="preserve">Figure </w:t>
      </w:r>
      <w:r w:rsidR="009D77B6">
        <w:rPr>
          <w:b/>
          <w:bCs/>
          <w:noProof/>
        </w:rPr>
        <w:t>6</w:t>
      </w:r>
      <w:r w:rsidR="00F96795">
        <w:fldChar w:fldCharType="end"/>
      </w:r>
      <w:r w:rsidRPr="00654586" w:rsidR="00F96795">
        <w:rPr>
          <w:b/>
          <w:bCs/>
        </w:rPr>
        <w:t>b</w:t>
      </w:r>
      <w:r w:rsidRPr="00F96795" w:rsidR="00F96795">
        <w:t>)</w:t>
      </w:r>
      <w:r w:rsidR="00F96795">
        <w:t xml:space="preserve">. </w:t>
      </w:r>
      <w:r w:rsidR="00BA4E72">
        <w:t xml:space="preserve">In “La Costa” (continuous lines), </w:t>
      </w:r>
      <w:r w:rsidR="00F13C46">
        <w:t>ENS and ecPoint’s ROC curves</w:t>
      </w:r>
      <w:r w:rsidR="00857738">
        <w:t xml:space="preserve"> may</w:t>
      </w:r>
      <w:r w:rsidR="00F13C46">
        <w:t xml:space="preserve"> belong to the same </w:t>
      </w:r>
      <w:r w:rsidR="001256F4">
        <w:t xml:space="preserve">underlying </w:t>
      </w:r>
      <w:r w:rsidR="00ED44C3">
        <w:t>curve as the</w:t>
      </w:r>
      <w:r w:rsidR="00725D28">
        <w:t>y</w:t>
      </w:r>
      <w:r w:rsidR="00ED44C3">
        <w:t xml:space="preserve"> are overlapping with the exception of a couple of points</w:t>
      </w:r>
      <w:r w:rsidR="00D40CB6">
        <w:t xml:space="preserve">, so </w:t>
      </w:r>
      <w:r w:rsidR="00CA34D5">
        <w:t xml:space="preserve">the underlying forecast information </w:t>
      </w:r>
      <w:r w:rsidR="00477D81">
        <w:t xml:space="preserve">content in </w:t>
      </w:r>
      <w:r w:rsidR="00516BCA">
        <w:t xml:space="preserve">the </w:t>
      </w:r>
      <w:r w:rsidR="00477D81">
        <w:t>ENS</w:t>
      </w:r>
      <w:r w:rsidR="00516BCA">
        <w:t xml:space="preserve"> forecasts</w:t>
      </w:r>
      <w:r w:rsidR="00477D81">
        <w:t xml:space="preserve"> </w:t>
      </w:r>
      <w:r w:rsidR="00D40CB6">
        <w:t xml:space="preserve">might be similar </w:t>
      </w:r>
      <w:r w:rsidR="00477D81">
        <w:t>by ecPoint</w:t>
      </w:r>
      <w:r w:rsidR="00516BCA">
        <w:t xml:space="preserve">, </w:t>
      </w:r>
      <w:r w:rsidR="00FE6E47">
        <w:t xml:space="preserve">which would mean </w:t>
      </w:r>
      <w:r w:rsidR="00574A84">
        <w:t xml:space="preserve">that the </w:t>
      </w:r>
      <w:r w:rsidR="00516BCA">
        <w:t xml:space="preserve">added value provided by the post-processing </w:t>
      </w:r>
      <w:r w:rsidR="0026686B">
        <w:t>lies in the tail</w:t>
      </w:r>
      <w:r w:rsidR="00402E0E">
        <w:t xml:space="preserve"> </w:t>
      </w:r>
      <w:r w:rsidR="00402E0E">
        <w:fldChar w:fldCharType="begin" w:fldLock="1"/>
      </w:r>
      <w:r w:rsidR="00C44A99">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2E0E">
        <w:fldChar w:fldCharType="separate"/>
      </w:r>
      <w:r w:rsidRPr="00402E0E" w:rsidR="00402E0E">
        <w:rPr>
          <w:noProof/>
        </w:rPr>
        <w:t>(Bouallegue and Richardson 2021)</w:t>
      </w:r>
      <w:r w:rsidR="00402E0E">
        <w:fldChar w:fldCharType="end"/>
      </w:r>
      <w:r w:rsidR="00AC15DF">
        <w:t xml:space="preserve">. Consequently, </w:t>
      </w:r>
      <w:r w:rsidR="00DA7764">
        <w:t xml:space="preserve">ENS will provide a very similar ability </w:t>
      </w:r>
      <w:r w:rsidR="00382AF3">
        <w:t xml:space="preserve">to ecPoint in identifying areas at risk of flash flood, </w:t>
      </w:r>
      <w:r w:rsidR="00B30D80">
        <w:t>with the</w:t>
      </w:r>
      <w:r w:rsidR="00382AF3">
        <w:t xml:space="preserve"> advantage of using ecPoint be</w:t>
      </w:r>
      <w:r w:rsidR="00B30D80">
        <w:t>ing</w:t>
      </w:r>
      <w:r w:rsidR="00382AF3">
        <w:t xml:space="preserve"> seen when comparing ENS and ecPoint rainfall forecasts with rainfall observations, as ecPoint is more likely to provide better guidance on the actual extreme observed rainfall totals than ENS. </w:t>
      </w:r>
      <w:r w:rsidR="00F45689">
        <w:t>In “La Sierra” (dashed lines</w:t>
      </w:r>
      <w:r w:rsidR="00875D22">
        <w:t xml:space="preserve"> in </w:t>
      </w:r>
      <w:r w:rsidR="00875D22">
        <w:fldChar w:fldCharType="begin"/>
      </w:r>
      <w:r w:rsidR="00875D22">
        <w:instrText xml:space="preserve"> REF _Ref99809990 \h </w:instrText>
      </w:r>
      <w:r w:rsidR="00875D22">
        <w:fldChar w:fldCharType="separate"/>
      </w:r>
      <w:r w:rsidRPr="0076187F" w:rsidR="009D77B6">
        <w:rPr>
          <w:b/>
          <w:bCs/>
        </w:rPr>
        <w:t xml:space="preserve">Figure </w:t>
      </w:r>
      <w:r w:rsidR="009D77B6">
        <w:rPr>
          <w:b/>
          <w:bCs/>
          <w:noProof/>
        </w:rPr>
        <w:t>6</w:t>
      </w:r>
      <w:r w:rsidR="00875D22">
        <w:fldChar w:fldCharType="end"/>
      </w:r>
      <w:r w:rsidRPr="00654586" w:rsidR="00875D22">
        <w:rPr>
          <w:b/>
          <w:bCs/>
        </w:rPr>
        <w:t>b</w:t>
      </w:r>
      <w:r w:rsidR="00F45689">
        <w:t xml:space="preserve">), </w:t>
      </w:r>
      <w:r w:rsidR="00312D44">
        <w:t>the points in the blue line (</w:t>
      </w:r>
      <w:r w:rsidR="00E9106D">
        <w:t xml:space="preserve">i.e., </w:t>
      </w:r>
      <w:r w:rsidR="00312D44">
        <w:t xml:space="preserve">ecPoint ROC curve) </w:t>
      </w:r>
      <w:r w:rsidR="00E9106D">
        <w:t>are distinct from the points in the red line (i.e., ENS ROC curve)</w:t>
      </w:r>
      <w:r w:rsidR="00875D22">
        <w:t xml:space="preserve">, and are closer to the top left corner of the unit square. </w:t>
      </w:r>
      <w:r w:rsidR="003B1A46">
        <w:t xml:space="preserve">This is a typical </w:t>
      </w:r>
      <w:r w:rsidR="00FB635B">
        <w:t>result expected from an increase in forecast predictive skill</w:t>
      </w:r>
      <w:r w:rsidR="00BA6722">
        <w:t xml:space="preserve"> of extreme rainfall events</w:t>
      </w:r>
      <w:r w:rsidR="004077D5">
        <w:t xml:space="preserve"> </w:t>
      </w:r>
      <w:r w:rsidR="004077D5">
        <w:fldChar w:fldCharType="begin" w:fldLock="1"/>
      </w:r>
      <w:r w:rsidR="00402E0E">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77D5">
        <w:fldChar w:fldCharType="separate"/>
      </w:r>
      <w:r w:rsidRPr="004077D5" w:rsidR="004077D5">
        <w:rPr>
          <w:noProof/>
        </w:rPr>
        <w:t>(Bouallegue and Richardson 2021)</w:t>
      </w:r>
      <w:r w:rsidR="004077D5">
        <w:fldChar w:fldCharType="end"/>
      </w:r>
      <w:r w:rsidR="00BA6722">
        <w:t xml:space="preserve">. </w:t>
      </w:r>
    </w:p>
    <w:p w:rsidR="00FB1E28" w:rsidP="008D4B20" w:rsidRDefault="00FB1E28" w14:paraId="70AA9575" w14:textId="0A931859">
      <w:r w:rsidR="21DD367A">
        <w:rPr/>
        <w:t>The trend with lead time of AURC was computed also for flood reports with EFFCI&gt;=1 and 10, and for VREs &gt;= 50</w:t>
      </w:r>
      <w:r w:rsidRPr="21DD367A" w:rsidR="21DD367A">
        <w:rPr>
          <w:vertAlign w:val="superscript"/>
        </w:rPr>
        <w:t>th</w:t>
      </w:r>
      <w:r w:rsidR="21DD367A">
        <w:rPr/>
        <w:t>, 75</w:t>
      </w:r>
      <w:r w:rsidRPr="21DD367A" w:rsidR="21DD367A">
        <w:rPr>
          <w:vertAlign w:val="superscript"/>
        </w:rPr>
        <w:t>th</w:t>
      </w:r>
      <w:r w:rsidR="21DD367A">
        <w:rPr/>
        <w:t>, 90</w:t>
      </w:r>
      <w:r w:rsidRPr="21DD367A" w:rsidR="21DD367A">
        <w:rPr>
          <w:vertAlign w:val="superscript"/>
        </w:rPr>
        <w:t>th</w:t>
      </w:r>
      <w:r w:rsidR="21DD367A">
        <w:rPr/>
        <w:t>, 95</w:t>
      </w:r>
      <w:r w:rsidRPr="21DD367A" w:rsidR="21DD367A">
        <w:rPr>
          <w:vertAlign w:val="superscript"/>
        </w:rPr>
        <w:t>th</w:t>
      </w:r>
      <w:r w:rsidR="21DD367A">
        <w:rPr/>
        <w:t xml:space="preserve"> and 98</w:t>
      </w:r>
      <w:r w:rsidRPr="21DD367A" w:rsidR="21DD367A">
        <w:rPr>
          <w:vertAlign w:val="superscript"/>
        </w:rPr>
        <w:t>th</w:t>
      </w:r>
      <w:r w:rsidR="21DD367A">
        <w:rPr/>
        <w:t xml:space="preserve"> percentiles (not shown). The trends for all these cases are similar to what shown in </w:t>
      </w:r>
      <w:r>
        <w:fldChar w:fldCharType="begin"/>
      </w:r>
      <w:r>
        <w:instrText xml:space="preserve"> REF _Ref99114833 \h </w:instrText>
      </w:r>
      <w:r>
        <w:fldChar w:fldCharType="separate"/>
      </w:r>
      <w:r w:rsidRPr="21DD367A" w:rsidR="21DD367A">
        <w:rPr>
          <w:b w:val="1"/>
          <w:bCs w:val="1"/>
        </w:rPr>
        <w:t xml:space="preserve">Figure </w:t>
      </w:r>
      <w:r w:rsidRPr="21DD367A" w:rsidR="21DD367A">
        <w:rPr>
          <w:b w:val="1"/>
          <w:bCs w:val="1"/>
          <w:noProof/>
        </w:rPr>
        <w:t>4</w:t>
      </w:r>
      <w:r>
        <w:fldChar w:fldCharType="end"/>
      </w:r>
      <w:r w:rsidR="21DD367A">
        <w:rPr/>
        <w:t>. The only difference lies in</w:t>
      </w:r>
      <w:del w:author="Guest User" w:date="2022-04-22T01:19:52.089Z" w:id="1907952051">
        <w:r w:rsidDel="21DD367A">
          <w:delText xml:space="preserve"> a</w:delText>
        </w:r>
      </w:del>
      <w:r w:rsidR="21DD367A">
        <w:rPr/>
        <w:t xml:space="preserve"> </w:t>
      </w:r>
      <w:commentRangeStart w:id="47"/>
      <w:commentRangeStart w:id="48"/>
      <w:proofErr w:type="gramStart"/>
      <w:r w:rsidR="21DD367A">
        <w:rPr/>
        <w:t>noisier</w:t>
      </w:r>
      <w:proofErr w:type="gramEnd"/>
      <w:commentRangeEnd w:id="47"/>
      <w:r>
        <w:rPr>
          <w:rStyle w:val="CommentReference"/>
        </w:rPr>
        <w:commentReference w:id="47"/>
      </w:r>
      <w:commentRangeEnd w:id="48"/>
      <w:r>
        <w:rPr>
          <w:rStyle w:val="CommentReference"/>
        </w:rPr>
        <w:commentReference w:id="48"/>
      </w:r>
      <w:proofErr w:type="gramStart"/>
      <w:r w:rsidR="21DD367A">
        <w:rPr/>
        <w:t xml:space="preserve"> behaviours</w:t>
      </w:r>
      <w:proofErr w:type="gramEnd"/>
      <w:r w:rsidR="21DD367A">
        <w:rPr/>
        <w:t xml:space="preserve"> (i.e., deeper amplitudes between peaks and troughs) for increasing EFFCI thresholds and VREs. This is most likely due to the correspondent decrease in the number of flood reports associated with larger EFFCI thresholds as shown in </w:t>
      </w:r>
      <w:r>
        <w:fldChar w:fldCharType="begin"/>
      </w:r>
      <w:r>
        <w:instrText xml:space="preserve"> REF _Ref99102244 \h </w:instrText>
      </w:r>
      <w:r>
        <w:instrText xml:space="preserve"> \* MERGEFORMAT </w:instrText>
      </w:r>
      <w:r>
        <w:fldChar w:fldCharType="separate"/>
      </w:r>
      <w:r w:rsidRPr="21DD367A" w:rsidR="21DD367A">
        <w:rPr>
          <w:b w:val="1"/>
          <w:bCs w:val="1"/>
        </w:rPr>
        <w:t xml:space="preserve">Table </w:t>
      </w:r>
      <w:r w:rsidRPr="21DD367A" w:rsidR="21DD367A">
        <w:rPr>
          <w:b w:val="1"/>
          <w:bCs w:val="1"/>
          <w:noProof/>
        </w:rPr>
        <w:t>3</w:t>
      </w:r>
      <w:r>
        <w:fldChar w:fldCharType="end"/>
      </w:r>
      <w:r w:rsidR="21DD367A">
        <w:rPr/>
        <w:t xml:space="preserve">. For </w:t>
      </w:r>
      <w:del w:author="Guest User" w:date="2022-04-22T01:20:19.889Z" w:id="182397322">
        <w:r w:rsidDel="21DD367A">
          <w:delText>I</w:delText>
        </w:r>
      </w:del>
      <w:ins w:author="Guest User" w:date="2022-04-22T01:20:20.068Z" w:id="1401041102">
        <w:r w:rsidR="21DD367A">
          <w:t>i</w:t>
        </w:r>
      </w:ins>
      <w:r w:rsidR="21DD367A">
        <w:rPr/>
        <w:t xml:space="preserve">ncreasing VREs, a decreasing number of events exceeding the VRE is most likely the reason why the trend with lead time of AURC appears noisier.  </w:t>
      </w:r>
    </w:p>
    <w:p w:rsidR="002317D9" w:rsidP="00FB1E28" w:rsidRDefault="00EE5237" w14:paraId="022AD969" w14:textId="2FD04569">
      <w:pPr>
        <w:pStyle w:val="Heading1"/>
        <w:numPr>
          <w:ilvl w:val="0"/>
          <w:numId w:val="6"/>
        </w:numPr>
      </w:pPr>
      <w:r w:rsidRPr="0041642D">
        <w:t>Case Stud</w:t>
      </w:r>
      <w:r w:rsidR="0062227C">
        <w:t>y</w:t>
      </w:r>
      <w:r w:rsidR="006873C6">
        <w:t xml:space="preserve">: intense rainfall and flash floods </w:t>
      </w:r>
      <w:r w:rsidR="00642BDE">
        <w:t>on March 8</w:t>
      </w:r>
      <w:r w:rsidRPr="00642BDE" w:rsidR="00642BDE">
        <w:rPr>
          <w:vertAlign w:val="superscript"/>
        </w:rPr>
        <w:t>th</w:t>
      </w:r>
      <w:r w:rsidR="00EF1E5D">
        <w:t>, 2021</w:t>
      </w:r>
    </w:p>
    <w:p w:rsidR="001635DE" w:rsidP="001635DE" w:rsidRDefault="001B4415" w14:paraId="1FA2D64A" w14:textId="5A8E0715">
      <w:r w:rsidRPr="00A175C7">
        <w:t>March was one of the wettest months in 2021 in Ecuador. As a result of numerous heavy rainfall events</w:t>
      </w:r>
      <w:r w:rsidR="003D76C4">
        <w:t>,</w:t>
      </w:r>
      <w:r w:rsidRPr="00A175C7">
        <w:t xml:space="preserve"> rivers such as Guayas, Los Ríos, Esmeraldas, and Manabí burst their banks, with landslides observed</w:t>
      </w:r>
      <w:r>
        <w:t xml:space="preserve"> in many different regions</w:t>
      </w:r>
      <w:r w:rsidR="00325FF3">
        <w:rPr>
          <w:rStyle w:val="FootnoteReference"/>
        </w:rPr>
        <w:footnoteReference w:id="6"/>
      </w:r>
      <w:r w:rsidRPr="00A175C7">
        <w:t xml:space="preserve">. </w:t>
      </w:r>
      <w:r>
        <w:t>March 8</w:t>
      </w:r>
      <w:r w:rsidRPr="001B4415">
        <w:rPr>
          <w:vertAlign w:val="superscript"/>
        </w:rPr>
        <w:t>th</w:t>
      </w:r>
      <w:r>
        <w:t xml:space="preserve"> was one of the wettest days</w:t>
      </w:r>
      <w:r w:rsidR="00C42C6E">
        <w:t xml:space="preserve"> (</w:t>
      </w:r>
      <w:r w:rsidR="00956AA1">
        <w:fldChar w:fldCharType="begin"/>
      </w:r>
      <w:r w:rsidR="00956AA1">
        <w:instrText xml:space="preserve"> REF _Ref99721827 \h </w:instrText>
      </w:r>
      <w:r w:rsidR="00956AA1">
        <w:fldChar w:fldCharType="separate"/>
      </w:r>
      <w:r w:rsidRPr="00C42C6E" w:rsidR="009D77B6">
        <w:rPr>
          <w:b/>
          <w:bCs/>
        </w:rPr>
        <w:t xml:space="preserve">Figure </w:t>
      </w:r>
      <w:r w:rsidR="009D77B6">
        <w:rPr>
          <w:b/>
          <w:bCs/>
          <w:noProof/>
        </w:rPr>
        <w:t>8</w:t>
      </w:r>
      <w:r w:rsidR="00956AA1">
        <w:fldChar w:fldCharType="end"/>
      </w:r>
      <w:r w:rsidRPr="00831036" w:rsidR="00831036">
        <w:rPr>
          <w:b/>
          <w:bCs/>
        </w:rPr>
        <w:t>a</w:t>
      </w:r>
      <w:r w:rsidR="00C42C6E">
        <w:t>)</w:t>
      </w:r>
      <w:r w:rsidR="009D15E4">
        <w:t>. M</w:t>
      </w:r>
      <w:r>
        <w:t xml:space="preserve">ajor impacts </w:t>
      </w:r>
      <w:r w:rsidR="009D15E4">
        <w:t>resulted</w:t>
      </w:r>
      <w:r w:rsidR="000729B6">
        <w:t xml:space="preserve"> mainly</w:t>
      </w:r>
      <w:r w:rsidRPr="20297E4D" w:rsidDel="00584071">
        <w:t xml:space="preserve"> </w:t>
      </w:r>
      <w:r>
        <w:t>in the highly populated city of Guayaquil</w:t>
      </w:r>
      <w:r w:rsidR="009D15E4">
        <w:t xml:space="preserve">, where very heavy </w:t>
      </w:r>
      <w:r w:rsidRPr="003600A7" w:rsidR="009D15E4">
        <w:t xml:space="preserve">rainfall </w:t>
      </w:r>
      <w:r w:rsidRPr="003600A7" w:rsidR="003600A7">
        <w:t>was</w:t>
      </w:r>
      <w:r w:rsidR="003600A7">
        <w:t xml:space="preserve"> reported to occur in the afternoon</w:t>
      </w:r>
      <w:r w:rsidR="00A02265">
        <w:t xml:space="preserve"> after 4 pm (LT)</w:t>
      </w:r>
      <w:r w:rsidR="00EF404C">
        <w:rPr>
          <w:rStyle w:val="FootnoteReference"/>
        </w:rPr>
        <w:footnoteReference w:id="7"/>
      </w:r>
      <w:r w:rsidR="00831036">
        <w:t>,</w:t>
      </w:r>
      <w:r w:rsidR="003600A7">
        <w:t xml:space="preserve"> </w:t>
      </w:r>
      <w:r w:rsidR="00AF2CAC">
        <w:t xml:space="preserve">with rainfall totals exceeding </w:t>
      </w:r>
      <w:r w:rsidRPr="00A175C7" w:rsidR="00AF2CAC">
        <w:t>100 mm/24h</w:t>
      </w:r>
      <w:r w:rsidR="00AF2CAC">
        <w:t xml:space="preserve"> in</w:t>
      </w:r>
      <w:r w:rsidRPr="00A175C7" w:rsidR="00AF2CAC">
        <w:t xml:space="preserve"> the city</w:t>
      </w:r>
      <w:r w:rsidR="00AF2CAC">
        <w:t xml:space="preserve"> centre (zoomed </w:t>
      </w:r>
      <w:r w:rsidR="00831036">
        <w:t>red</w:t>
      </w:r>
      <w:r w:rsidR="00AF2CAC">
        <w:t xml:space="preserve"> area in </w:t>
      </w:r>
      <w:r w:rsidR="00831036">
        <w:fldChar w:fldCharType="begin"/>
      </w:r>
      <w:r w:rsidR="00831036">
        <w:instrText xml:space="preserve"> REF _Ref99721827 \h </w:instrText>
      </w:r>
      <w:r w:rsidR="00831036">
        <w:fldChar w:fldCharType="separate"/>
      </w:r>
      <w:r w:rsidRPr="00C42C6E" w:rsidR="009D77B6">
        <w:rPr>
          <w:b/>
          <w:bCs/>
        </w:rPr>
        <w:t xml:space="preserve">Figure </w:t>
      </w:r>
      <w:r w:rsidR="009D77B6">
        <w:rPr>
          <w:b/>
          <w:bCs/>
          <w:noProof/>
        </w:rPr>
        <w:t>8</w:t>
      </w:r>
      <w:r w:rsidR="00831036">
        <w:fldChar w:fldCharType="end"/>
      </w:r>
      <w:r w:rsidRPr="00831036" w:rsidR="00831036">
        <w:rPr>
          <w:b/>
          <w:bCs/>
        </w:rPr>
        <w:t>a</w:t>
      </w:r>
      <w:r w:rsidR="00AF2CAC">
        <w:t>)</w:t>
      </w:r>
      <w:r w:rsidRPr="00FC0B93" w:rsidR="00AF2CAC">
        <w:rPr>
          <w:rStyle w:val="FootnoteReference"/>
        </w:rPr>
        <w:footnoteReference w:id="8"/>
      </w:r>
      <w:r w:rsidR="00831036">
        <w:t>.</w:t>
      </w:r>
      <w:r w:rsidR="006B593B">
        <w:t xml:space="preserve"> </w:t>
      </w:r>
      <w:r w:rsidRPr="0980CE70">
        <w:t>Around</w:t>
      </w:r>
      <w:r w:rsidR="00487109">
        <w:t xml:space="preserve"> </w:t>
      </w:r>
      <w:r w:rsidRPr="3B33780B" w:rsidR="00BE5EA2">
        <w:t xml:space="preserve">March </w:t>
      </w:r>
      <w:r w:rsidRPr="17E16204">
        <w:t>8</w:t>
      </w:r>
      <w:r w:rsidRPr="001B4415">
        <w:rPr>
          <w:vertAlign w:val="superscript"/>
        </w:rPr>
        <w:t>th</w:t>
      </w:r>
      <w:r w:rsidR="00BE5EA2">
        <w:t xml:space="preserve">, </w:t>
      </w:r>
      <w:r w:rsidRPr="3B33780B">
        <w:t>the</w:t>
      </w:r>
      <w:r w:rsidR="00BE5EA2">
        <w:t xml:space="preserve"> MJO </w:t>
      </w:r>
      <w:r w:rsidRPr="0C72E0CB">
        <w:t xml:space="preserve">was </w:t>
      </w:r>
      <w:r w:rsidRPr="69F73774">
        <w:t xml:space="preserve">reported by </w:t>
      </w:r>
      <w:r w:rsidRPr="309B6383">
        <w:t>various centres</w:t>
      </w:r>
      <w:r w:rsidRPr="5F5BFAC3">
        <w:t xml:space="preserve"> </w:t>
      </w:r>
      <w:r w:rsidRPr="2A871922">
        <w:t xml:space="preserve">to be </w:t>
      </w:r>
      <w:r w:rsidRPr="09253EDA">
        <w:t>in</w:t>
      </w:r>
      <w:r w:rsidRPr="0C72E0CB">
        <w:t xml:space="preserve"> </w:t>
      </w:r>
      <w:r w:rsidRPr="01D7A41A">
        <w:t>phase 8</w:t>
      </w:r>
      <w:r w:rsidRPr="4FC96AE8">
        <w:t>,</w:t>
      </w:r>
      <w:r w:rsidRPr="3B33780B">
        <w:t xml:space="preserve"> </w:t>
      </w:r>
      <w:r w:rsidRPr="766922E0">
        <w:t xml:space="preserve">which </w:t>
      </w:r>
      <w:r w:rsidRPr="19BB38E8">
        <w:t xml:space="preserve">tends to be </w:t>
      </w:r>
      <w:r w:rsidRPr="1CF24232">
        <w:t xml:space="preserve">conducive to, </w:t>
      </w:r>
      <w:r w:rsidRPr="274887F4">
        <w:t xml:space="preserve">or at least </w:t>
      </w:r>
      <w:r w:rsidRPr="1CAD4B43">
        <w:t>correlated with,</w:t>
      </w:r>
      <w:r w:rsidRPr="3E258A66">
        <w:t xml:space="preserve"> </w:t>
      </w:r>
      <w:r w:rsidRPr="3490E011">
        <w:t>onshore</w:t>
      </w:r>
      <w:r w:rsidRPr="3FFF614A">
        <w:t xml:space="preserve"> </w:t>
      </w:r>
      <w:r w:rsidRPr="29F5A360">
        <w:t xml:space="preserve">lower </w:t>
      </w:r>
      <w:r w:rsidRPr="09959FB4">
        <w:t xml:space="preserve">tropospheric </w:t>
      </w:r>
      <w:r w:rsidRPr="0B6F7698">
        <w:t>westerly wind</w:t>
      </w:r>
      <w:r w:rsidRPr="09959FB4">
        <w:t xml:space="preserve"> </w:t>
      </w:r>
      <w:r w:rsidRPr="2C147133">
        <w:t>anomalies</w:t>
      </w:r>
      <w:r w:rsidRPr="29F5A360">
        <w:t xml:space="preserve"> </w:t>
      </w:r>
      <w:r w:rsidRPr="73051C14">
        <w:t xml:space="preserve">near the </w:t>
      </w:r>
      <w:r w:rsidRPr="1657321C">
        <w:t>equatorial west</w:t>
      </w:r>
      <w:r w:rsidRPr="39A94823">
        <w:t>-facing coasts of</w:t>
      </w:r>
      <w:r w:rsidRPr="3CE0516D">
        <w:t xml:space="preserve"> South </w:t>
      </w:r>
      <w:r w:rsidRPr="6B5BF1BE">
        <w:t>America</w:t>
      </w:r>
      <w:r w:rsidR="006E3526">
        <w:t xml:space="preserve"> </w:t>
      </w:r>
      <w:r w:rsidR="006E3526">
        <w:fldChar w:fldCharType="begin" w:fldLock="1"/>
      </w:r>
      <w:r w:rsidR="0029781B">
        <w:instrText>ADDIN CSL_CITATION {"citationItems":[{"id":"ITEM-1","itemData":{"DOI":"10.1175/1520-0493(2004)132&lt;1917:AARMMI&gt;2.0.CO;2","author":[{"dropping-particle":"","family":"Wheeler","given":"Matthew C.","non-dropping-particle":"","parse-names":false,"suffix":""},{"dropping-particle":"","family":"Hendon","given":"Harry H.","non-dropping-particle":"","parse-names":false,"suffix":""}],"container-title":"Monthly Weather Review","id":"ITEM-1","issue":"8","issued":{"date-parts":[["2004"]]},"page":"1917-1932","title":"An all-season real-time multivariate MJO index: Development of an index for monitoring and prediction","type":"article-journal","volume":"132"},"uris":["http://www.mendeley.com/documents/?uuid=a44b49b8-046d-43a3-8f26-9d52c4fe6976"]}],"mendeley":{"formattedCitation":"(Wheeler and Hendon 2004)","plainTextFormattedCitation":"(Wheeler and Hendon 2004)","previouslyFormattedCitation":"(Wheeler and Hendon 2004)"},"properties":{"noteIndex":0},"schema":"https://github.com/citation-style-language/schema/raw/master/csl-citation.json"}</w:instrText>
      </w:r>
      <w:r w:rsidR="006E3526">
        <w:fldChar w:fldCharType="separate"/>
      </w:r>
      <w:r w:rsidRPr="006E3526" w:rsidR="006E3526">
        <w:rPr>
          <w:noProof/>
        </w:rPr>
        <w:t>(Wheeler and Hendon 2004)</w:t>
      </w:r>
      <w:r w:rsidR="006E3526">
        <w:fldChar w:fldCharType="end"/>
      </w:r>
      <w:r w:rsidRPr="6B5BF1BE">
        <w:t xml:space="preserve">. </w:t>
      </w:r>
      <w:r w:rsidRPr="1379F105">
        <w:t>In conjunction</w:t>
      </w:r>
      <w:r w:rsidR="000113E1">
        <w:t>,</w:t>
      </w:r>
      <w:r w:rsidRPr="2C30CA5B">
        <w:t xml:space="preserve"> analysts </w:t>
      </w:r>
      <w:r w:rsidRPr="2CC2401D">
        <w:t xml:space="preserve">from </w:t>
      </w:r>
      <w:r w:rsidRPr="4F82E062">
        <w:t xml:space="preserve">NOAA </w:t>
      </w:r>
      <w:r w:rsidRPr="47067184">
        <w:t xml:space="preserve">highlighted the </w:t>
      </w:r>
      <w:r w:rsidRPr="1800E355">
        <w:t>likelihood</w:t>
      </w:r>
      <w:r w:rsidRPr="46C17A95">
        <w:t xml:space="preserve"> of </w:t>
      </w:r>
      <w:r w:rsidRPr="0D65A6A4">
        <w:t xml:space="preserve">enhanced convective </w:t>
      </w:r>
      <w:r w:rsidRPr="30B7BCAB">
        <w:t xml:space="preserve">activity in the </w:t>
      </w:r>
      <w:r w:rsidRPr="25493B72">
        <w:t>region</w:t>
      </w:r>
      <w:r w:rsidRPr="1800E355">
        <w:t xml:space="preserve"> </w:t>
      </w:r>
      <w:r w:rsidRPr="3E0014C8">
        <w:t xml:space="preserve">in routine </w:t>
      </w:r>
      <w:r w:rsidRPr="0F3F7D88">
        <w:t>bulletins</w:t>
      </w:r>
      <w:r w:rsidR="00411630">
        <w:rPr>
          <w:rStyle w:val="FootnoteReference"/>
        </w:rPr>
        <w:footnoteReference w:id="9"/>
      </w:r>
      <w:r w:rsidRPr="62BA0D42">
        <w:t xml:space="preserve">. </w:t>
      </w:r>
      <w:r w:rsidRPr="7002655F">
        <w:t>On the day</w:t>
      </w:r>
      <w:r w:rsidR="008A2C97">
        <w:t xml:space="preserve">, </w:t>
      </w:r>
      <w:r w:rsidRPr="6A7F90C0" w:rsidR="008A2C97">
        <w:t>from dawn</w:t>
      </w:r>
      <w:r w:rsidRPr="656728AE">
        <w:t xml:space="preserve">, </w:t>
      </w:r>
      <w:r w:rsidR="000F1C22">
        <w:t>a</w:t>
      </w:r>
      <w:r w:rsidR="008A2C97">
        <w:t xml:space="preserve"> </w:t>
      </w:r>
      <w:r w:rsidRPr="40FCD730">
        <w:t xml:space="preserve">numerical model </w:t>
      </w:r>
      <w:r w:rsidRPr="4F5D6AC4">
        <w:t>sounding</w:t>
      </w:r>
      <w:r w:rsidR="00191974">
        <w:t xml:space="preserve"> from </w:t>
      </w:r>
      <w:r w:rsidR="00207899">
        <w:t>ECMWF</w:t>
      </w:r>
      <w:r w:rsidRPr="6A7F90C0">
        <w:t xml:space="preserve"> </w:t>
      </w:r>
      <w:r w:rsidRPr="31433E20">
        <w:t>(</w:t>
      </w:r>
      <w:r w:rsidR="00A0087D">
        <w:fldChar w:fldCharType="begin"/>
      </w:r>
      <w:r w:rsidR="00A0087D">
        <w:instrText xml:space="preserve"> REF _Ref99721827 \h </w:instrText>
      </w:r>
      <w:r w:rsidR="00A0087D">
        <w:fldChar w:fldCharType="separate"/>
      </w:r>
      <w:r w:rsidRPr="00C42C6E" w:rsidR="009D77B6">
        <w:rPr>
          <w:b/>
          <w:bCs/>
        </w:rPr>
        <w:t xml:space="preserve">Figure </w:t>
      </w:r>
      <w:r w:rsidR="009D77B6">
        <w:rPr>
          <w:b/>
          <w:bCs/>
          <w:noProof/>
        </w:rPr>
        <w:t>8</w:t>
      </w:r>
      <w:r w:rsidR="00A0087D">
        <w:fldChar w:fldCharType="end"/>
      </w:r>
      <w:r w:rsidR="00A0087D">
        <w:rPr>
          <w:b/>
          <w:bCs/>
        </w:rPr>
        <w:t>b</w:t>
      </w:r>
      <w:r w:rsidRPr="31433E20">
        <w:t>)</w:t>
      </w:r>
      <w:r w:rsidRPr="6A7F90C0">
        <w:t xml:space="preserve"> looked</w:t>
      </w:r>
      <w:r w:rsidRPr="43EEE98B">
        <w:t xml:space="preserve"> </w:t>
      </w:r>
      <w:r w:rsidRPr="6740FF92">
        <w:t xml:space="preserve">particularly </w:t>
      </w:r>
      <w:r w:rsidRPr="1E708980">
        <w:t xml:space="preserve">conducive </w:t>
      </w:r>
      <w:r w:rsidRPr="61DDAC44">
        <w:lastRenderedPageBreak/>
        <w:t>to flash</w:t>
      </w:r>
      <w:r w:rsidRPr="513741A8">
        <w:t xml:space="preserve"> flood </w:t>
      </w:r>
      <w:r w:rsidRPr="469C04F7">
        <w:t>activity,</w:t>
      </w:r>
      <w:r w:rsidRPr="19B5449B">
        <w:t xml:space="preserve"> </w:t>
      </w:r>
      <w:r w:rsidRPr="4A4FB2BF">
        <w:t xml:space="preserve">denoting </w:t>
      </w:r>
      <w:r w:rsidR="008A2C97">
        <w:t>a</w:t>
      </w:r>
      <w:r w:rsidRPr="4A4FB2BF">
        <w:t xml:space="preserve"> </w:t>
      </w:r>
      <w:r w:rsidRPr="3445F4D5">
        <w:t>very high CAPE (</w:t>
      </w:r>
      <w:r w:rsidR="008A2C97">
        <w:t>i.e., c</w:t>
      </w:r>
      <w:r w:rsidRPr="57980ADC">
        <w:t xml:space="preserve">onvective </w:t>
      </w:r>
      <w:r w:rsidR="008A2C97">
        <w:t>a</w:t>
      </w:r>
      <w:r w:rsidRPr="57980ADC">
        <w:t xml:space="preserve">vailable </w:t>
      </w:r>
      <w:r w:rsidR="008A2C97">
        <w:t>p</w:t>
      </w:r>
      <w:r w:rsidRPr="1E3C36EB">
        <w:t xml:space="preserve">otential </w:t>
      </w:r>
      <w:r w:rsidR="008A2C97">
        <w:t>e</w:t>
      </w:r>
      <w:r w:rsidRPr="2C9CCA7F">
        <w:t>nergy</w:t>
      </w:r>
      <w:r w:rsidRPr="36F31041">
        <w:t xml:space="preserve">) </w:t>
      </w:r>
      <w:r w:rsidRPr="2B73EAAE">
        <w:t>potential once</w:t>
      </w:r>
      <w:r w:rsidRPr="212E4946">
        <w:t xml:space="preserve"> insolation </w:t>
      </w:r>
      <w:r w:rsidRPr="2B848F08">
        <w:t xml:space="preserve">got </w:t>
      </w:r>
      <w:r w:rsidRPr="4ED6A50F">
        <w:t>to work</w:t>
      </w:r>
      <w:r w:rsidRPr="46153F42">
        <w:t xml:space="preserve">, </w:t>
      </w:r>
      <w:r w:rsidRPr="61BE2AF3">
        <w:t xml:space="preserve">a </w:t>
      </w:r>
      <w:r w:rsidRPr="32FD93B3">
        <w:t xml:space="preserve">sufficiently high </w:t>
      </w:r>
      <w:r w:rsidRPr="564FA9BA">
        <w:t xml:space="preserve">dewpoint </w:t>
      </w:r>
      <w:r w:rsidRPr="278F127A">
        <w:t>depression t</w:t>
      </w:r>
      <w:r w:rsidR="000E118D">
        <w:t>hat</w:t>
      </w:r>
      <w:r w:rsidRPr="278F127A">
        <w:t xml:space="preserve"> suggest</w:t>
      </w:r>
      <w:r w:rsidR="008A2C97">
        <w:t>s</w:t>
      </w:r>
      <w:r w:rsidRPr="35EFA60E">
        <w:t xml:space="preserve"> </w:t>
      </w:r>
      <w:r w:rsidRPr="7B4B70FA">
        <w:t>insolation</w:t>
      </w:r>
      <w:r w:rsidRPr="338F0975">
        <w:t>-based</w:t>
      </w:r>
      <w:r w:rsidRPr="062BA49B">
        <w:t xml:space="preserve"> triggering </w:t>
      </w:r>
      <w:r w:rsidRPr="35EFA60E">
        <w:t xml:space="preserve">would </w:t>
      </w:r>
      <w:r w:rsidRPr="50C54D37">
        <w:t>not</w:t>
      </w:r>
      <w:r w:rsidRPr="639801D7">
        <w:t xml:space="preserve"> </w:t>
      </w:r>
      <w:r w:rsidRPr="4DD33ADC">
        <w:t xml:space="preserve">be </w:t>
      </w:r>
      <w:r w:rsidRPr="132F05C9">
        <w:t>impeded</w:t>
      </w:r>
      <w:r w:rsidRPr="4DD33ADC">
        <w:t xml:space="preserve"> by</w:t>
      </w:r>
      <w:r w:rsidRPr="2A3C2DE6">
        <w:t xml:space="preserve"> </w:t>
      </w:r>
      <w:r w:rsidRPr="59D331D7">
        <w:t>thick cloud</w:t>
      </w:r>
      <w:r w:rsidRPr="6571D8BB">
        <w:t xml:space="preserve">, </w:t>
      </w:r>
      <w:r w:rsidR="00845500">
        <w:t>a</w:t>
      </w:r>
      <w:r w:rsidRPr="2C1604CA">
        <w:t xml:space="preserve"> </w:t>
      </w:r>
      <w:r w:rsidRPr="75F13A22">
        <w:t xml:space="preserve">potential for very high altitude </w:t>
      </w:r>
      <w:r w:rsidRPr="27A3E3BE">
        <w:t xml:space="preserve">convective cloud tops, </w:t>
      </w:r>
      <w:r w:rsidR="00845500">
        <w:t xml:space="preserve">a </w:t>
      </w:r>
      <w:r w:rsidRPr="040CD6C8">
        <w:t>wind shear</w:t>
      </w:r>
      <w:r w:rsidRPr="3C506F42">
        <w:t xml:space="preserve"> </w:t>
      </w:r>
      <w:r w:rsidRPr="7D2547DE">
        <w:t>t</w:t>
      </w:r>
      <w:r w:rsidR="00845500">
        <w:t>hat</w:t>
      </w:r>
      <w:r w:rsidRPr="7D2547DE">
        <w:t xml:space="preserve"> favour</w:t>
      </w:r>
      <w:r w:rsidR="00845500">
        <w:t>s</w:t>
      </w:r>
      <w:r w:rsidRPr="7D2547DE">
        <w:t xml:space="preserve"> </w:t>
      </w:r>
      <w:r w:rsidRPr="20775DE6">
        <w:t xml:space="preserve">prolonged </w:t>
      </w:r>
      <w:r w:rsidRPr="43C973ED">
        <w:t xml:space="preserve">convective </w:t>
      </w:r>
      <w:r w:rsidRPr="1508DCAD">
        <w:t>cell life-</w:t>
      </w:r>
      <w:r w:rsidRPr="385AF2B4">
        <w:t>cycles</w:t>
      </w:r>
      <w:r w:rsidRPr="5111CC0A">
        <w:t xml:space="preserve"> (</w:t>
      </w:r>
      <w:r w:rsidRPr="7463E211">
        <w:t xml:space="preserve">as </w:t>
      </w:r>
      <w:r w:rsidRPr="0C8C6DCF">
        <w:t>down</w:t>
      </w:r>
      <w:r w:rsidR="00001FA0">
        <w:t>-</w:t>
      </w:r>
      <w:r w:rsidRPr="0C8C6DCF">
        <w:t xml:space="preserve">draughts </w:t>
      </w:r>
      <w:r w:rsidR="00001FA0">
        <w:t>would not</w:t>
      </w:r>
      <w:r w:rsidRPr="68F560D8">
        <w:t xml:space="preserve"> </w:t>
      </w:r>
      <w:r w:rsidRPr="5E5A2427">
        <w:t xml:space="preserve">interfere with </w:t>
      </w:r>
      <w:r w:rsidRPr="24FE5036">
        <w:t>up</w:t>
      </w:r>
      <w:r w:rsidR="00780237">
        <w:t>-</w:t>
      </w:r>
      <w:r w:rsidRPr="24FE5036">
        <w:t>draughts</w:t>
      </w:r>
      <w:r w:rsidRPr="66A99583">
        <w:t>),</w:t>
      </w:r>
      <w:r w:rsidRPr="385AF2B4">
        <w:t xml:space="preserve"> and </w:t>
      </w:r>
      <w:r w:rsidRPr="4A2A3D21">
        <w:t xml:space="preserve">relatively </w:t>
      </w:r>
      <w:r w:rsidRPr="5111CC0A">
        <w:t xml:space="preserve">light </w:t>
      </w:r>
      <w:r w:rsidRPr="4850663D">
        <w:t>steering winds</w:t>
      </w:r>
      <w:r w:rsidRPr="6BA27C44">
        <w:t xml:space="preserve"> </w:t>
      </w:r>
      <w:r w:rsidRPr="6033FB0B">
        <w:t>favouring</w:t>
      </w:r>
      <w:r w:rsidRPr="5598BE5A">
        <w:t xml:space="preserve"> </w:t>
      </w:r>
      <w:r w:rsidRPr="3F8F0070">
        <w:t xml:space="preserve">slow </w:t>
      </w:r>
      <w:r w:rsidRPr="10CE6930">
        <w:t xml:space="preserve">movement of </w:t>
      </w:r>
      <w:r w:rsidRPr="5772953E">
        <w:t xml:space="preserve">those long lived convective </w:t>
      </w:r>
      <w:r w:rsidRPr="13C07B8B">
        <w:t xml:space="preserve">cells. </w:t>
      </w:r>
      <w:r w:rsidR="00015ED3">
        <w:t xml:space="preserve">This is supported by </w:t>
      </w:r>
      <w:r w:rsidR="003D5684">
        <w:t>SYNOP and METAR observations</w:t>
      </w:r>
      <w:r w:rsidR="005C6434">
        <w:t>, together with satellite imagery,</w:t>
      </w:r>
      <w:r w:rsidR="00FD2BDF">
        <w:t xml:space="preserve"> that</w:t>
      </w:r>
      <w:r w:rsidR="003D5684">
        <w:t xml:space="preserve"> suggest </w:t>
      </w:r>
      <w:r w:rsidR="005C6434">
        <w:t xml:space="preserve">that the cause of the rainfall was organized convective cells whose development was triggered by insolation. </w:t>
      </w:r>
    </w:p>
    <w:p w:rsidR="00080C74" w:rsidP="00C941CF" w:rsidRDefault="00B5247F" w14:paraId="0079E6CB" w14:textId="3DC33468">
      <w:r>
        <w:fldChar w:fldCharType="begin"/>
      </w:r>
      <w:r>
        <w:instrText xml:space="preserve"> REF _Ref99721827 \h </w:instrText>
      </w:r>
      <w:r>
        <w:fldChar w:fldCharType="separate"/>
      </w:r>
      <w:r w:rsidRPr="21DD367A" w:rsidR="21DD367A">
        <w:rPr>
          <w:b w:val="1"/>
          <w:bCs w:val="1"/>
        </w:rPr>
        <w:t xml:space="preserve">Figure </w:t>
      </w:r>
      <w:r w:rsidRPr="21DD367A" w:rsidR="21DD367A">
        <w:rPr>
          <w:b w:val="1"/>
          <w:bCs w:val="1"/>
          <w:noProof/>
        </w:rPr>
        <w:t>8</w:t>
      </w:r>
      <w:r>
        <w:fldChar w:fldCharType="end"/>
      </w:r>
      <w:r w:rsidRPr="21DD367A" w:rsidR="21DD367A">
        <w:rPr>
          <w:b w:val="1"/>
          <w:bCs w:val="1"/>
        </w:rPr>
        <w:t xml:space="preserve">c </w:t>
      </w:r>
      <w:r w:rsidR="21DD367A">
        <w:rPr/>
        <w:t xml:space="preserve">shows day 1 (first row), day 3 (second row), and day 5 (third row) forecasts for the 00 UTC runs of ENS and </w:t>
      </w:r>
      <w:proofErr w:type="spellStart"/>
      <w:r w:rsidR="21DD367A">
        <w:rPr/>
        <w:t>ecPoint</w:t>
      </w:r>
      <w:proofErr w:type="spellEnd"/>
      <w:r w:rsidR="21DD367A">
        <w:rPr/>
        <w:t>. The forecasts are valid for the 12-hourly accumulation period between 8</w:t>
      </w:r>
      <w:r w:rsidRPr="21DD367A" w:rsidR="21DD367A">
        <w:rPr>
          <w:vertAlign w:val="superscript"/>
        </w:rPr>
        <w:t>th</w:t>
      </w:r>
      <w:r w:rsidR="21DD367A">
        <w:rPr/>
        <w:t xml:space="preserve"> March 2021 at 12 am and 9</w:t>
      </w:r>
      <w:r w:rsidRPr="21DD367A" w:rsidR="21DD367A">
        <w:rPr>
          <w:vertAlign w:val="superscript"/>
        </w:rPr>
        <w:t>th</w:t>
      </w:r>
      <w:r w:rsidR="21DD367A">
        <w:rPr/>
        <w:t xml:space="preserve"> March 2021 at 0 am (LT) i.e., the fraction within the 24-hourly period of the observations reported in </w:t>
      </w:r>
      <w:r>
        <w:fldChar w:fldCharType="begin"/>
      </w:r>
      <w:r>
        <w:instrText xml:space="preserve"> REF _Ref99721827 \h </w:instrText>
      </w:r>
      <w:r>
        <w:fldChar w:fldCharType="separate"/>
      </w:r>
      <w:r w:rsidRPr="21DD367A" w:rsidR="21DD367A">
        <w:rPr>
          <w:b w:val="1"/>
          <w:bCs w:val="1"/>
        </w:rPr>
        <w:t xml:space="preserve">Figure </w:t>
      </w:r>
      <w:r w:rsidRPr="21DD367A" w:rsidR="21DD367A">
        <w:rPr>
          <w:b w:val="1"/>
          <w:bCs w:val="1"/>
          <w:noProof/>
        </w:rPr>
        <w:t>8</w:t>
      </w:r>
      <w:r>
        <w:fldChar w:fldCharType="end"/>
      </w:r>
      <w:proofErr w:type="gramStart"/>
      <w:r w:rsidRPr="21DD367A" w:rsidR="21DD367A">
        <w:rPr>
          <w:b w:val="1"/>
          <w:bCs w:val="1"/>
        </w:rPr>
        <w:t>a</w:t>
      </w:r>
      <w:proofErr w:type="gramEnd"/>
      <w:r w:rsidR="21DD367A">
        <w:rPr/>
        <w:t xml:space="preserve"> when the majority of the rainfall fell. The 50</w:t>
      </w:r>
      <w:r w:rsidRPr="21DD367A" w:rsidR="21DD367A">
        <w:rPr>
          <w:vertAlign w:val="superscript"/>
        </w:rPr>
        <w:t>th</w:t>
      </w:r>
      <w:r w:rsidR="21DD367A">
        <w:rPr/>
        <w:t xml:space="preserve"> (first and second column), 95</w:t>
      </w:r>
      <w:r w:rsidRPr="21DD367A" w:rsidR="21DD367A">
        <w:rPr>
          <w:vertAlign w:val="superscript"/>
        </w:rPr>
        <w:t xml:space="preserve">th </w:t>
      </w:r>
      <w:r w:rsidR="21DD367A">
        <w:rPr/>
        <w:t>(third and fourth column), and 99</w:t>
      </w:r>
      <w:r w:rsidRPr="21DD367A" w:rsidR="21DD367A">
        <w:rPr>
          <w:vertAlign w:val="superscript"/>
        </w:rPr>
        <w:t>th</w:t>
      </w:r>
      <w:r w:rsidR="21DD367A">
        <w:rPr/>
        <w:t xml:space="preserve"> percentile (fifth and sixth column) are shown. Besides the wavy behaviour that can be observed in both forecasting systems, caused by the difficulty of representing steep slopes in spectral form, </w:t>
      </w:r>
      <w:proofErr w:type="spellStart"/>
      <w:r w:rsidR="21DD367A">
        <w:rPr/>
        <w:t>ecPoint</w:t>
      </w:r>
      <w:proofErr w:type="spellEnd"/>
      <w:r w:rsidR="21DD367A">
        <w:rPr/>
        <w:t xml:space="preserve"> provides a smoother view of the rainfall totals. This is expected in </w:t>
      </w:r>
      <w:proofErr w:type="spellStart"/>
      <w:r w:rsidR="21DD367A">
        <w:rPr/>
        <w:t>ecPoint</w:t>
      </w:r>
      <w:proofErr w:type="spellEnd"/>
      <w:r w:rsidR="21DD367A">
        <w:rPr/>
        <w:t xml:space="preserve"> as it intrinsically smooths out the percentile picture provided by the raw forecasts </w:t>
      </w:r>
      <w:r>
        <w:fldChar w:fldCharType="begin" w:fldLock="true"/>
      </w:r>
      <w:r>
        <w:instrText xml:space="preserve">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fldChar w:fldCharType="separate"/>
      </w:r>
      <w:r w:rsidRPr="21DD367A" w:rsidR="21DD367A">
        <w:rPr>
          <w:noProof/>
        </w:rPr>
        <w:t>(Hewson and Pillosu 2021)</w:t>
      </w:r>
      <w:r>
        <w:fldChar w:fldCharType="end"/>
      </w:r>
      <w:r w:rsidR="21DD367A">
        <w:rPr/>
        <w:t>, providing a more useful and complete guidance for forecasters on the areas at risk of heavy rainfall. The median (i.e., the 50</w:t>
      </w:r>
      <w:r w:rsidRPr="21DD367A" w:rsidR="21DD367A">
        <w:rPr>
          <w:vertAlign w:val="superscript"/>
        </w:rPr>
        <w:t>th</w:t>
      </w:r>
      <w:r w:rsidR="21DD367A">
        <w:rPr/>
        <w:t xml:space="preserve"> percentile), which should be the dividing line for </w:t>
      </w:r>
      <w:proofErr w:type="spellStart"/>
      <w:r w:rsidR="21DD367A">
        <w:rPr/>
        <w:t>equi</w:t>
      </w:r>
      <w:proofErr w:type="spellEnd"/>
      <w:r w:rsidR="21DD367A">
        <w:rPr/>
        <w:t xml:space="preserve">-probable observation categories, is systematically smaller in </w:t>
      </w:r>
      <w:proofErr w:type="spellStart"/>
      <w:r w:rsidR="21DD367A">
        <w:rPr/>
        <w:t>ecPoint</w:t>
      </w:r>
      <w:proofErr w:type="spellEnd"/>
      <w:r w:rsidR="21DD367A">
        <w:rPr/>
        <w:t xml:space="preserve"> than in ENS. This is due to </w:t>
      </w:r>
      <w:proofErr w:type="spellStart"/>
      <w:r w:rsidR="21DD367A">
        <w:rPr/>
        <w:t>ecPoint’s</w:t>
      </w:r>
      <w:proofErr w:type="spellEnd"/>
      <w:r w:rsidR="21DD367A">
        <w:rPr/>
        <w:t xml:space="preserve"> rainfall overprediction bias correction at the grid scale and also to its asymmetric correction for sub-grid variability (for the grid-box weather types characteristic of this case study). </w:t>
      </w:r>
      <w:proofErr w:type="spellStart"/>
      <w:r w:rsidR="21DD367A">
        <w:rPr/>
        <w:t>ecPoint</w:t>
      </w:r>
      <w:proofErr w:type="spellEnd"/>
      <w:r w:rsidR="21DD367A">
        <w:rPr/>
        <w:t xml:space="preserve"> highlights, in most areas, that there is the potential of having higher local totals than ENS (see the 95</w:t>
      </w:r>
      <w:r w:rsidRPr="21DD367A" w:rsidR="21DD367A">
        <w:rPr>
          <w:vertAlign w:val="superscript"/>
        </w:rPr>
        <w:t>th</w:t>
      </w:r>
      <w:r w:rsidR="21DD367A">
        <w:rPr/>
        <w:t xml:space="preserve"> and the 99</w:t>
      </w:r>
      <w:r w:rsidRPr="21DD367A" w:rsidR="21DD367A">
        <w:rPr>
          <w:vertAlign w:val="superscript"/>
        </w:rPr>
        <w:t>th</w:t>
      </w:r>
      <w:r w:rsidR="21DD367A">
        <w:rPr/>
        <w:t xml:space="preserve"> percentile in </w:t>
      </w:r>
      <w:r>
        <w:fldChar w:fldCharType="begin"/>
      </w:r>
      <w:r>
        <w:instrText xml:space="preserve"> REF _Ref99721827 \h </w:instrText>
      </w:r>
      <w:r>
        <w:fldChar w:fldCharType="separate"/>
      </w:r>
      <w:r w:rsidRPr="21DD367A" w:rsidR="21DD367A">
        <w:rPr>
          <w:b w:val="1"/>
          <w:bCs w:val="1"/>
        </w:rPr>
        <w:t xml:space="preserve">Figure </w:t>
      </w:r>
      <w:r w:rsidRPr="21DD367A" w:rsidR="21DD367A">
        <w:rPr>
          <w:b w:val="1"/>
          <w:bCs w:val="1"/>
          <w:noProof/>
        </w:rPr>
        <w:t>8</w:t>
      </w:r>
      <w:r>
        <w:fldChar w:fldCharType="end"/>
      </w:r>
      <w:r w:rsidRPr="21DD367A" w:rsidR="21DD367A">
        <w:rPr>
          <w:b w:val="1"/>
          <w:bCs w:val="1"/>
        </w:rPr>
        <w:t>c</w:t>
      </w:r>
      <w:r w:rsidR="21DD367A">
        <w:rPr/>
        <w:t>), while ENS overestimates the mean rainfall overall (see the 50</w:t>
      </w:r>
      <w:r w:rsidRPr="21DD367A" w:rsidR="21DD367A">
        <w:rPr>
          <w:vertAlign w:val="superscript"/>
        </w:rPr>
        <w:t>th</w:t>
      </w:r>
      <w:r w:rsidR="21DD367A">
        <w:rPr/>
        <w:t xml:space="preserve"> percentile in </w:t>
      </w:r>
      <w:r>
        <w:fldChar w:fldCharType="begin"/>
      </w:r>
      <w:r>
        <w:instrText xml:space="preserve"> REF _Ref99721827 \h </w:instrText>
      </w:r>
      <w:r>
        <w:fldChar w:fldCharType="separate"/>
      </w:r>
      <w:r w:rsidRPr="21DD367A" w:rsidR="21DD367A">
        <w:rPr>
          <w:b w:val="1"/>
          <w:bCs w:val="1"/>
        </w:rPr>
        <w:t xml:space="preserve">Figure </w:t>
      </w:r>
      <w:r w:rsidRPr="21DD367A" w:rsidR="21DD367A">
        <w:rPr>
          <w:b w:val="1"/>
          <w:bCs w:val="1"/>
          <w:noProof/>
        </w:rPr>
        <w:t>8</w:t>
      </w:r>
      <w:r>
        <w:fldChar w:fldCharType="end"/>
      </w:r>
      <w:r w:rsidRPr="21DD367A" w:rsidR="21DD367A">
        <w:rPr>
          <w:b w:val="1"/>
          <w:bCs w:val="1"/>
        </w:rPr>
        <w:t>c</w:t>
      </w:r>
      <w:r w:rsidR="21DD367A">
        <w:rPr/>
        <w:t xml:space="preserve">). The heavy rainfall events in “La Costa” appear better predicted than those in “La Sierra” by ENS. </w:t>
      </w:r>
      <w:commentRangeStart w:id="1771042862"/>
      <w:commentRangeStart w:id="909421173"/>
      <w:r w:rsidR="21DD367A">
        <w:rPr/>
        <w:t>Although for luck</w:t>
      </w:r>
      <w:commentRangeEnd w:id="1771042862"/>
      <w:r>
        <w:rPr>
          <w:rStyle w:val="CommentReference"/>
        </w:rPr>
        <w:commentReference w:id="1771042862"/>
      </w:r>
      <w:commentRangeEnd w:id="909421173"/>
      <w:r>
        <w:rPr>
          <w:rStyle w:val="CommentReference"/>
        </w:rPr>
        <w:commentReference w:id="909421173"/>
      </w:r>
      <w:r w:rsidR="21DD367A">
        <w:rPr/>
        <w:t xml:space="preserve">, a point with rainfall between 50-60 mm/24h was observed in “La Sierra”. ENS does not reach such values even in day one (the maximum rainfall total expected is up to 30 mm/12h). On the other hand, </w:t>
      </w:r>
      <w:proofErr w:type="spellStart"/>
      <w:r w:rsidR="21DD367A">
        <w:rPr/>
        <w:t>ecPoint</w:t>
      </w:r>
      <w:proofErr w:type="spellEnd"/>
      <w:r w:rsidR="21DD367A">
        <w:rPr/>
        <w:t xml:space="preserve"> shows that reaching such total is possible, although with very small chance (i.e., 1%). In “La Costa”, both the 95</w:t>
      </w:r>
      <w:r w:rsidRPr="21DD367A" w:rsidR="21DD367A">
        <w:rPr>
          <w:vertAlign w:val="superscript"/>
        </w:rPr>
        <w:t>th</w:t>
      </w:r>
      <w:r w:rsidR="21DD367A">
        <w:rPr/>
        <w:t xml:space="preserve"> and the 99</w:t>
      </w:r>
      <w:r w:rsidRPr="21DD367A" w:rsidR="21DD367A">
        <w:rPr>
          <w:vertAlign w:val="superscript"/>
        </w:rPr>
        <w:t>th</w:t>
      </w:r>
      <w:r w:rsidR="21DD367A">
        <w:rPr/>
        <w:t xml:space="preserve"> percentiles from ENS and </w:t>
      </w:r>
      <w:proofErr w:type="spellStart"/>
      <w:r w:rsidR="21DD367A">
        <w:rPr/>
        <w:t>ecPoint</w:t>
      </w:r>
      <w:proofErr w:type="spellEnd"/>
      <w:r w:rsidR="21DD367A">
        <w:rPr/>
        <w:t xml:space="preserve"> identify similar areas at flash flood risk (i.e., Guayaquil and the north-west coast). While the 95</w:t>
      </w:r>
      <w:r w:rsidRPr="21DD367A" w:rsidR="21DD367A">
        <w:rPr>
          <w:vertAlign w:val="superscript"/>
        </w:rPr>
        <w:t>th</w:t>
      </w:r>
      <w:r w:rsidR="21DD367A">
        <w:rPr/>
        <w:t xml:space="preserve"> percentile for ENS and </w:t>
      </w:r>
      <w:proofErr w:type="spellStart"/>
      <w:r w:rsidR="21DD367A">
        <w:rPr/>
        <w:t>ecPoint</w:t>
      </w:r>
      <w:proofErr w:type="spellEnd"/>
      <w:r w:rsidR="21DD367A">
        <w:rPr/>
        <w:t xml:space="preserve"> appear very similar (confirming the result obtained in </w:t>
      </w:r>
      <w:r>
        <w:fldChar w:fldCharType="begin"/>
      </w:r>
      <w:r>
        <w:instrText xml:space="preserve"> REF _Ref98925769 \h </w:instrText>
      </w:r>
      <w:r>
        <w:fldChar w:fldCharType="separate"/>
      </w:r>
      <w:r w:rsidRPr="21DD367A" w:rsidR="21DD367A">
        <w:rPr>
          <w:b w:val="1"/>
          <w:bCs w:val="1"/>
        </w:rPr>
        <w:t xml:space="preserve">Figure </w:t>
      </w:r>
      <w:r w:rsidRPr="21DD367A" w:rsidR="21DD367A">
        <w:rPr>
          <w:b w:val="1"/>
          <w:bCs w:val="1"/>
          <w:noProof/>
        </w:rPr>
        <w:t>3</w:t>
      </w:r>
      <w:r>
        <w:fldChar w:fldCharType="end"/>
      </w:r>
      <w:r w:rsidR="21DD367A">
        <w:rPr/>
        <w:t xml:space="preserve">), only </w:t>
      </w:r>
      <w:proofErr w:type="spellStart"/>
      <w:r w:rsidR="21DD367A">
        <w:rPr/>
        <w:t>ecPoint’s</w:t>
      </w:r>
      <w:proofErr w:type="spellEnd"/>
      <w:r w:rsidR="21DD367A">
        <w:rPr/>
        <w:t xml:space="preserve"> 99</w:t>
      </w:r>
      <w:r w:rsidRPr="21DD367A" w:rsidR="21DD367A">
        <w:rPr>
          <w:vertAlign w:val="superscript"/>
        </w:rPr>
        <w:t>th</w:t>
      </w:r>
      <w:r w:rsidR="21DD367A">
        <w:rPr/>
        <w:t xml:space="preserve"> percentile appears to provide a better guidance on the extreme rainfall totals. While there are not enough rainfall observations to conclude whether </w:t>
      </w:r>
      <w:proofErr w:type="spellStart"/>
      <w:r w:rsidR="21DD367A">
        <w:rPr/>
        <w:t>ecPoint’s</w:t>
      </w:r>
      <w:proofErr w:type="spellEnd"/>
      <w:r w:rsidR="21DD367A">
        <w:rPr/>
        <w:t xml:space="preserve"> 99</w:t>
      </w:r>
      <w:r w:rsidRPr="21DD367A" w:rsidR="21DD367A">
        <w:rPr>
          <w:vertAlign w:val="superscript"/>
        </w:rPr>
        <w:t>th</w:t>
      </w:r>
      <w:r w:rsidR="21DD367A">
        <w:rPr/>
        <w:t xml:space="preserve"> percentile (which should be observed on average in 1 observation over 100) overestimated the rainfall in “La Costa”, one can notice the benefits of having access to higher density observations in Guayaquil which allows </w:t>
      </w:r>
      <w:ins w:author="Guest User" w:date="2022-04-22T01:26:31.796Z" w:id="1956748304">
        <w:r w:rsidR="21DD367A">
          <w:t xml:space="preserve">for us </w:t>
        </w:r>
      </w:ins>
      <w:r w:rsidR="21DD367A">
        <w:rPr/>
        <w:t xml:space="preserve">to say something more meaningful about the behaviour of </w:t>
      </w:r>
      <w:proofErr w:type="spellStart"/>
      <w:r w:rsidR="21DD367A">
        <w:rPr/>
        <w:t>ecPoint</w:t>
      </w:r>
      <w:proofErr w:type="spellEnd"/>
      <w:r w:rsidR="21DD367A">
        <w:rPr/>
        <w:t xml:space="preserve">. From 80 mm/24h in the SYNOP observations, the reports from INHAMI go up to 150 mm/24h (shown in both ENS and </w:t>
      </w:r>
      <w:proofErr w:type="spellStart"/>
      <w:r w:rsidR="21DD367A">
        <w:rPr/>
        <w:t>ecPoint</w:t>
      </w:r>
      <w:proofErr w:type="spellEnd"/>
      <w:r w:rsidR="21DD367A">
        <w:rPr/>
        <w:t xml:space="preserve">). </w:t>
      </w:r>
      <w:proofErr w:type="spellStart"/>
      <w:r w:rsidR="21DD367A">
        <w:rPr/>
        <w:t>ecPoint’s</w:t>
      </w:r>
      <w:proofErr w:type="spellEnd"/>
      <w:r w:rsidR="21DD367A">
        <w:rPr/>
        <w:t xml:space="preserve"> 99</w:t>
      </w:r>
      <w:r w:rsidRPr="21DD367A" w:rsidR="21DD367A">
        <w:rPr>
          <w:vertAlign w:val="superscript"/>
        </w:rPr>
        <w:t>th</w:t>
      </w:r>
      <w:r w:rsidR="21DD367A">
        <w:rPr/>
        <w:t xml:space="preserve"> percentile reached values up to 300 mm/12h, which might have happened but </w:t>
      </w:r>
      <w:del w:author="Guest User" w:date="2022-04-22T01:27:20.842Z" w:id="134754494">
        <w:r w:rsidDel="21DD367A">
          <w:delText>not have been</w:delText>
        </w:r>
      </w:del>
      <w:ins w:author="Guest User" w:date="2022-04-22T01:27:23.319Z" w:id="2143247961">
        <w:r w:rsidR="21DD367A">
          <w:t>were not</w:t>
        </w:r>
      </w:ins>
      <w:r w:rsidR="21DD367A">
        <w:rPr/>
        <w:t xml:space="preserve"> observed. </w:t>
      </w:r>
    </w:p>
    <w:p w:rsidR="002317D9" w:rsidP="00191E27" w:rsidRDefault="00EE5237" w14:paraId="022AD96A" w14:textId="1FA13C8E">
      <w:pPr>
        <w:pStyle w:val="Heading1"/>
        <w:numPr>
          <w:ilvl w:val="0"/>
          <w:numId w:val="6"/>
        </w:numPr>
      </w:pPr>
      <w:r w:rsidRPr="0041642D">
        <w:t>Discussions</w:t>
      </w:r>
    </w:p>
    <w:p w:rsidR="00CD2CE2" w:rsidP="00CE1C45" w:rsidRDefault="00CE1C45" w14:paraId="7517A81F" w14:textId="77777777">
      <w:pPr>
        <w:pStyle w:val="Heading2"/>
        <w:numPr>
          <w:ilvl w:val="1"/>
          <w:numId w:val="6"/>
        </w:numPr>
      </w:pPr>
      <w:r w:rsidRPr="001679C0">
        <w:t xml:space="preserve">On ENS and ecPoint </w:t>
      </w:r>
      <w:r w:rsidR="00CD2CE2">
        <w:t>performance in identifying areas at flash flood risk</w:t>
      </w:r>
    </w:p>
    <w:p w:rsidR="00CE1C45" w:rsidP="00CE1C45" w:rsidRDefault="00DA4D14" w14:paraId="2806295C" w14:textId="29FEA467">
      <w:pPr>
        <w:pStyle w:val="Heading2"/>
        <w:numPr>
          <w:ilvl w:val="1"/>
          <w:numId w:val="6"/>
        </w:numPr>
      </w:pPr>
      <w:commentRangeStart w:id="49"/>
      <w:r>
        <w:t xml:space="preserve">On the need to </w:t>
      </w:r>
      <w:r w:rsidR="004D2A5C">
        <w:t>improve</w:t>
      </w:r>
      <w:r>
        <w:t xml:space="preserve"> the collection of </w:t>
      </w:r>
      <w:r w:rsidR="00443DB3">
        <w:t>flash flood reports</w:t>
      </w:r>
      <w:r>
        <w:t xml:space="preserve"> to better </w:t>
      </w:r>
      <w:r w:rsidR="00283690">
        <w:t xml:space="preserve">develop and </w:t>
      </w:r>
      <w:r>
        <w:t xml:space="preserve">verify flash flood forecasting </w:t>
      </w:r>
      <w:r w:rsidR="00283690">
        <w:t>systems</w:t>
      </w:r>
      <w:commentRangeEnd w:id="49"/>
      <w:r w:rsidR="00C75677">
        <w:rPr>
          <w:rStyle w:val="CommentReference"/>
          <w:b w:val="0"/>
        </w:rPr>
        <w:commentReference w:id="49"/>
      </w:r>
    </w:p>
    <w:p w:rsidR="00055EF7" w:rsidP="00F83C17" w:rsidRDefault="00FF41FA" w14:paraId="708AA0B5" w14:textId="4039BBCD">
      <w:r w:rsidR="21DD367A">
        <w:rPr/>
        <w:t>This study provides information on how a new rainfall product (</w:t>
      </w:r>
      <w:proofErr w:type="spellStart"/>
      <w:r w:rsidR="21DD367A">
        <w:rPr/>
        <w:t>ecPoint</w:t>
      </w:r>
      <w:proofErr w:type="spellEnd"/>
      <w:r w:rsidR="21DD367A">
        <w:rPr/>
        <w:t xml:space="preserve">) performs in the identification of areas at flash flood risk using a verification method </w:t>
      </w:r>
      <w:del w:author="Guest User" w:date="2022-04-22T00:48:19.598Z" w:id="1423211871">
        <w:r w:rsidDel="21DD367A">
          <w:delText>that looks at</w:delText>
        </w:r>
      </w:del>
      <w:ins w:author="Guest User" w:date="2022-04-22T00:48:20.525Z" w:id="1906630185">
        <w:r w:rsidR="21DD367A">
          <w:t>over</w:t>
        </w:r>
      </w:ins>
      <w:r w:rsidR="21DD367A">
        <w:rPr/>
        <w:t xml:space="preserve"> a long </w:t>
      </w:r>
      <w:del w:author="Guest User" w:date="2022-04-22T00:48:25.481Z" w:id="1886119506">
        <w:r w:rsidDel="21DD367A">
          <w:delText xml:space="preserve">verification </w:delText>
        </w:r>
      </w:del>
      <w:r w:rsidR="21DD367A">
        <w:rPr/>
        <w:t>period, i.e., one year instead of looking only at case studies (</w:t>
      </w:r>
      <w:del w:author="Guest User" w:date="2022-04-22T00:47:19.662Z" w:id="97080556">
        <w:r w:rsidRPr="21DD367A" w:rsidDel="21DD367A">
          <w:rPr>
            <w:noProof/>
          </w:rPr>
          <w:delText xml:space="preserve">as done for example by </w:delText>
        </w:r>
      </w:del>
      <w:ins w:author="Guest User" w:date="2022-04-22T00:49:09.199Z" w:id="834515985">
        <w:r w:rsidRPr="21DD367A" w:rsidR="21DD367A">
          <w:rPr>
            <w:noProof/>
          </w:rPr>
          <w:t>c.f</w:t>
        </w:r>
      </w:ins>
      <w:ins w:author="Guest User" w:date="2022-04-22T00:47:20.596Z" w:id="1544195863">
        <w:r w:rsidRPr="21DD367A" w:rsidR="21DD367A">
          <w:rPr>
            <w:noProof/>
          </w:rPr>
          <w:t>.</w:t>
        </w:r>
      </w:ins>
      <w:r w:rsidRPr="21DD367A" w:rsidR="21DD367A">
        <w:rPr>
          <w:noProof/>
        </w:rPr>
        <w:t xml:space="preserve">Raynaud et al. </w:t>
      </w:r>
      <w:r w:rsidRPr="21DD367A">
        <w:rPr>
          <w:noProof/>
        </w:rPr>
        <w:fldChar w:fldCharType="begin" w:fldLock="true"/>
      </w:r>
      <w:r w:rsidRPr="21DD367A">
        <w:rPr>
          <w:noProof/>
        </w:rPr>
        <w:instrText xml:space="preserve">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suppress-author":1,"uris":["http://www.mendeley.com/documents/?uuid=b2c0ee77-b111-39b2-8048-0e4384f41532"]}],"mendeley":{"formattedCitation":"(2015)","plainTextFormattedCitation":"(2015)","previouslyFormattedCitation":"(2015)"},"properties":{"noteIndex":0},"schema":"https://github.com/citation-style-language/schema/raw/master/csl-citation.json"}</w:instrText>
      </w:r>
      <w:r w:rsidRPr="21DD367A">
        <w:rPr>
          <w:noProof/>
        </w:rPr>
        <w:fldChar w:fldCharType="separate"/>
      </w:r>
      <w:r w:rsidRPr="21DD367A" w:rsidR="21DD367A">
        <w:rPr>
          <w:noProof/>
        </w:rPr>
        <w:t>(2015)</w:t>
      </w:r>
      <w:r w:rsidRPr="21DD367A">
        <w:rPr>
          <w:noProof/>
        </w:rPr>
        <w:fldChar w:fldCharType="end"/>
      </w:r>
      <w:r w:rsidR="21DD367A">
        <w:rPr/>
        <w:t>), and using flash flood reports as observational data, instead of rainfall observations (</w:t>
      </w:r>
      <w:del w:author="Guest User" w:date="2022-04-22T00:47:35.682Z" w:id="347422287">
        <w:r w:rsidDel="21DD367A">
          <w:delText>as done for example by</w:delText>
        </w:r>
      </w:del>
      <w:ins w:author="Guest User" w:date="2022-04-22T00:49:15.064Z" w:id="1939600220">
        <w:r w:rsidR="21DD367A">
          <w:t>c.f</w:t>
        </w:r>
      </w:ins>
      <w:ins w:author="Guest User" w:date="2022-04-22T00:47:37.72Z" w:id="1966375701">
        <w:r w:rsidR="21DD367A">
          <w:t>.</w:t>
        </w:r>
      </w:ins>
      <w:r w:rsidR="21DD367A">
        <w:rPr/>
        <w:t xml:space="preserve"> </w:t>
      </w:r>
      <w:r w:rsidRPr="21DD367A" w:rsidR="21DD367A">
        <w:rPr>
          <w:noProof/>
        </w:rPr>
        <w:t>Park et al.</w:t>
      </w:r>
      <w:r w:rsidR="21DD367A">
        <w:rPr/>
        <w:t xml:space="preserve"> </w:t>
      </w:r>
      <w:r>
        <w:fldChar w:fldCharType="begin" w:fldLock="true"/>
      </w:r>
      <w:r>
        <w:instrText xml:space="preserve">ADDIN CSL_CITATION {"citationItems":[{"id":"ITEM-1","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Hydrology","id":"ITEM-1","issued":{"date-parts":[["2019"]]},"page":"768-777","title":"Long-term analysis of gauge-adjusted radar rainfall accumulations at European scale","type":"article-journal","volume":"573"},"suppress-author":1,"uris":["http://www.mendeley.com/documents/?uuid=44a38546-717e-3b0d-8ca4-25a2f89e3946"]}],"mendeley":{"formattedCitation":"(2019)","plainTextFormattedCitation":"(2019)","previouslyFormattedCitation":"(2019)"},"properties":{"noteIndex":0},"schema":"https://github.com/citation-style-language/schema/raw/master/csl-citation.json"}</w:instrText>
      </w:r>
      <w:r>
        <w:fldChar w:fldCharType="separate"/>
      </w:r>
      <w:r w:rsidRPr="21DD367A" w:rsidR="21DD367A">
        <w:rPr>
          <w:noProof/>
        </w:rPr>
        <w:t>(2019)</w:t>
      </w:r>
      <w:r>
        <w:fldChar w:fldCharType="end"/>
      </w:r>
      <w:r w:rsidR="21DD367A">
        <w:rPr/>
        <w:t xml:space="preserve">). Developers and scientists were forced to adopt such sub-optimal approaches due to the lack of flash flood databases with good spatial/temporal coverage </w:t>
      </w:r>
      <w:r>
        <w:fldChar w:fldCharType="begin" w:fldLock="true"/>
      </w:r>
      <w:r>
        <w:instrText xml:space="preserve">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id":"ITEM-2","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Sensing","id":"ITEM-2","issue":"14","issued":{"date-parts":[["2021"]]},"page":"2764","title":"Development of a flash flood confidence index from disaster reports and geophysical susceptibility","type":"article-journal","volume":"13"},"uris":["http://www.mendeley.com/documents/?uuid=19fd6732-6c4e-31fa-a0ab-46860e39908f"]}],"mendeley":{"formattedCitation":"(Gaume et al. 2009; Kruczkiewicz et al. 2021b)","plainTextFormattedCitation":"(Gaume et al. 2009; Kruczkiewicz et al. 2021b)","previouslyFormattedCitation":"(Gaume et al. 2009; Kruczkiewicz et al. 2021b)"},"properties":{"noteIndex":0},"schema":"https://github.com/citation-style-language/schema/raw/master/csl-citation.json"}</w:instrText>
      </w:r>
      <w:r>
        <w:fldChar w:fldCharType="separate"/>
      </w:r>
      <w:r w:rsidRPr="21DD367A" w:rsidR="21DD367A">
        <w:rPr>
          <w:noProof/>
        </w:rPr>
        <w:t>(Gaume et al. 2009; Kruczkiewicz et al. 2021b)</w:t>
      </w:r>
      <w:r>
        <w:fldChar w:fldCharType="end"/>
      </w:r>
      <w:r w:rsidR="21DD367A">
        <w:rPr/>
        <w:t xml:space="preserve">, and because more detailed information might be available for single flash flood events and spatial/time coverage of rainfall observations can be much better in quantity and quality </w:t>
      </w:r>
      <w:r>
        <w:fldChar w:fldCharType="begin" w:fldLock="true"/>
      </w:r>
      <w:r>
        <w:instrText xml:space="preserve">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id":"ITEM-2","itemData":{"DOI":"10.1175/2011BAMS-D-11-00047.1","author":[{"dropping-particle":"","family":"Zhang","given":"Jian","non-dropping-particle":"","parse-names":false,"suffix":""},{"dropping-particle":"","family":"Howard","given":"Kenneth","non-dropping-particle":"","parse-names":false,"suffix":""},{"dropping-particle":"","family":"Langston","given":"Carrie","non-dropping-particle":"","parse-names":false,"suffix":""},{"dropping-particle":"","family":"Vasiloff","given":"Steve","non-dropping-particle":"","parse-names":false,"suffix":""},{"dropping-particle":"","family":"Kaney","given":"Brian","non-dropping-particle":"","parse-names":false,"suffix":""},{"dropping-particle":"","family":"Arthur","given":"Ami","non-dropping-particle":"","parse-names":false,"suffix":""},{"dropping-particle":"","family":"Cooten","given":"Suzanne","non-dropping-particle":"Van","parse-names":false,"suffix":""},{"dropping-particle":"","family":"Kelleher","given":"Kevin","non-dropping-particle":"","parse-names":false,"suffix":""},{"dropping-particle":"","family":"Kitzmiller","given":"David","non-dropping-particle":"","parse-names":false,"suffix":""},{"dropping-particle":"","family":"Ding","given":"Feng","non-dropping-particle":"","parse-names":false,"suffix":""},{"dropping-particle":"","family":"Seo","given":"Dong Jun","non-dropping-particle":"","parse-names":false,"suffix":""},{"dropping-particle":"","family":"Wells","given":"Ernie","non-dropping-particle":"","parse-names":false,"suffix":""},{"dropping-particle":"","family":"Dempsey","given":"Chuck","non-dropping-particle":"","parse-names":false,"suffix":""}],"container-title":"Bulletin of the American Meteorological Society","id":"ITEM-2","issue":"10","issued":{"date-parts":[["2011"]]},"page":"1321-1338","title":"National mosaic and multi-sensor QPE (NMQ) system description, results, and future plans","type":"article-journal","volume":"92"},"uris":["http://www.mendeley.com/documents/?uuid=d18a2bbc-2529-36fb-af4d-639fd921e9ec"]}],"mendeley":{"formattedCitation":"(Haiden and Duffy 2016; Zhang et al. 2011)","plainTextFormattedCitation":"(Haiden and Duffy 2016; Zhang et al. 2011)","previouslyFormattedCitation":"(Haiden and Duffy 2016; Zhang et al. 2011)"},"properties":{"noteIndex":0},"schema":"https://github.com/citation-style-language/schema/raw/master/csl-citation.json"}</w:instrText>
      </w:r>
      <w:r>
        <w:fldChar w:fldCharType="separate"/>
      </w:r>
      <w:r w:rsidRPr="21DD367A" w:rsidR="21DD367A">
        <w:rPr>
          <w:noProof/>
        </w:rPr>
        <w:t>(Haiden and Duffy 2016; Zhang et al. 2011)</w:t>
      </w:r>
      <w:r>
        <w:fldChar w:fldCharType="end"/>
      </w:r>
      <w:r w:rsidR="21DD367A">
        <w:rPr/>
        <w:t>. Flood databases tend to not contain enough information on flash flood</w:t>
      </w:r>
      <w:ins w:author="Guest User" w:date="2022-04-22T00:50:12.944Z" w:id="485002764">
        <w:r w:rsidR="21DD367A">
          <w:t>s</w:t>
        </w:r>
      </w:ins>
      <w:r w:rsidR="21DD367A">
        <w:rPr/>
        <w:t xml:space="preserve"> to clearly show the value of flash flood forecasting systems. This study benefited from the use of a newly developed database in Ecuador </w:t>
      </w:r>
      <w:r>
        <w:fldChar w:fldCharType="begin" w:fldLock="true"/>
      </w:r>
      <w:r>
        <w:instrText xml:space="preserve">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fldChar w:fldCharType="separate"/>
      </w:r>
      <w:r w:rsidRPr="21DD367A" w:rsidR="21DD367A">
        <w:rPr>
          <w:noProof/>
        </w:rPr>
        <w:t>(Kruczkiewicz et al. 2021b)</w:t>
      </w:r>
      <w:r>
        <w:fldChar w:fldCharType="end"/>
      </w:r>
      <w:r w:rsidR="21DD367A">
        <w:rPr/>
        <w:t xml:space="preserve">, which allowed </w:t>
      </w:r>
      <w:ins w:author="Guest User" w:date="2022-04-22T00:50:24.187Z" w:id="1182508021">
        <w:r w:rsidR="21DD367A">
          <w:t xml:space="preserve">us </w:t>
        </w:r>
      </w:ins>
      <w:r w:rsidR="21DD367A">
        <w:rPr/>
        <w:t xml:space="preserve">to draw interesting conclusions on the performance of </w:t>
      </w:r>
      <w:proofErr w:type="spellStart"/>
      <w:r w:rsidR="21DD367A">
        <w:rPr/>
        <w:t>ecPoint</w:t>
      </w:r>
      <w:proofErr w:type="spellEnd"/>
      <w:r w:rsidR="21DD367A">
        <w:rPr/>
        <w:t xml:space="preserve"> in the identification of areas at flash flood risk. Not only </w:t>
      </w:r>
      <w:ins w:author="Guest User" w:date="2022-04-22T00:50:39.461Z" w:id="506733152">
        <w:r w:rsidR="21DD367A">
          <w:t xml:space="preserve">did </w:t>
        </w:r>
      </w:ins>
      <w:r w:rsidR="21DD367A">
        <w:rPr/>
        <w:t>this study benefit</w:t>
      </w:r>
      <w:del w:author="Guest User" w:date="2022-04-22T00:50:42.225Z" w:id="1483205133">
        <w:r w:rsidDel="21DD367A">
          <w:delText>ed</w:delText>
        </w:r>
      </w:del>
      <w:r w:rsidR="21DD367A">
        <w:rPr/>
        <w:t xml:space="preserve"> by the higher density of flash flood reports that one would typically get from other databases which, by </w:t>
      </w:r>
      <w:ins w:author="Guest User" w:date="2022-04-22T00:50:54.675Z" w:id="1206906446">
        <w:r w:rsidR="21DD367A">
          <w:t xml:space="preserve">their </w:t>
        </w:r>
      </w:ins>
      <w:r w:rsidR="21DD367A">
        <w:rPr/>
        <w:t xml:space="preserve">nature, tend to report only </w:t>
      </w:r>
      <w:ins w:author="Guest User" w:date="2022-04-22T00:51:30.511Z" w:id="2029863004">
        <w:r w:rsidR="21DD367A">
          <w:t xml:space="preserve">internationally reported </w:t>
        </w:r>
      </w:ins>
      <w:r w:rsidR="21DD367A">
        <w:rPr/>
        <w:t xml:space="preserve">large, widespread events (e.g., EM-DAT or </w:t>
      </w:r>
      <w:proofErr w:type="spellStart"/>
      <w:r w:rsidR="21DD367A">
        <w:rPr/>
        <w:t>FloodList</w:t>
      </w:r>
      <w:proofErr w:type="spellEnd"/>
      <w:r w:rsidR="21DD367A">
        <w:rPr/>
        <w:t xml:space="preserve">), but it also benefited by the more reliable quality of the attributes of each flood report (e.g., events’ location and reporting time) thanks to the development of such database in close collaboration with local authorities which allowed </w:t>
      </w:r>
      <w:ins w:author="Guest User" w:date="2022-04-22T00:52:32.449Z" w:id="569556442">
        <w:r w:rsidR="21DD367A">
          <w:t xml:space="preserve">us </w:t>
        </w:r>
      </w:ins>
      <w:r w:rsidR="21DD367A">
        <w:rPr/>
        <w:t xml:space="preserve">to verify such information. Such information allowed </w:t>
      </w:r>
      <w:ins w:author="Guest User" w:date="2022-04-22T00:52:46.429Z" w:id="173327941">
        <w:r w:rsidR="21DD367A">
          <w:t xml:space="preserve">us </w:t>
        </w:r>
      </w:ins>
      <w:r w:rsidR="21DD367A">
        <w:rPr/>
        <w:t>to develop a verification study that show</w:t>
      </w:r>
      <w:ins w:author="Guest User" w:date="2022-04-22T00:52:59.045Z" w:id="1334246285">
        <w:r w:rsidR="21DD367A">
          <w:t>s</w:t>
        </w:r>
      </w:ins>
      <w:r w:rsidR="21DD367A">
        <w:rPr/>
        <w:t xml:space="preserve"> the performance of a new forecasting system over a large territory</w:t>
      </w:r>
      <w:del w:author="Guest User" w:date="2022-04-22T00:53:28.337Z" w:id="1718585043">
        <w:r w:rsidDel="21DD367A">
          <w:delText>, that showed</w:delText>
        </w:r>
      </w:del>
      <w:ins w:author="Guest User" w:date="2022-04-22T00:53:29.349Z" w:id="505756845">
        <w:r w:rsidR="21DD367A">
          <w:t xml:space="preserve"> and</w:t>
        </w:r>
      </w:ins>
      <w:r w:rsidR="21DD367A">
        <w:rPr/>
        <w:t xml:space="preserve"> the difference between different climatological regions a</w:t>
      </w:r>
      <w:del w:author="Guest User" w:date="2022-04-22T00:53:50.532Z" w:id="1662054485">
        <w:r w:rsidDel="21DD367A">
          <w:delText>nd between</w:delText>
        </w:r>
      </w:del>
      <w:ins w:author="Guest User" w:date="2022-04-22T00:53:53.452Z" w:id="908290615">
        <w:r w:rsidR="21DD367A">
          <w:t>s well as</w:t>
        </w:r>
      </w:ins>
      <w:r w:rsidR="21DD367A">
        <w:rPr/>
        <w:t xml:space="preserve"> different times of the day. It also allowed </w:t>
      </w:r>
      <w:ins w:author="Guest User" w:date="2022-04-22T00:54:25.811Z" w:id="1098266056">
        <w:r w:rsidR="21DD367A">
          <w:t xml:space="preserve">us </w:t>
        </w:r>
      </w:ins>
      <w:r w:rsidR="21DD367A">
        <w:rPr/>
        <w:t xml:space="preserve">to develop a methodology using short-range </w:t>
      </w:r>
      <w:proofErr w:type="spellStart"/>
      <w:r w:rsidR="21DD367A">
        <w:rPr/>
        <w:t>ecPoint</w:t>
      </w:r>
      <w:proofErr w:type="spellEnd"/>
      <w:r w:rsidR="21DD367A">
        <w:rPr/>
        <w:t xml:space="preserve">-Rainfall forecasts </w:t>
      </w:r>
      <w:del w:author="Guest User" w:date="2022-04-22T00:54:49.274Z" w:id="286669277">
        <w:r w:rsidDel="21DD367A">
          <w:delText>for</w:delText>
        </w:r>
      </w:del>
      <w:ins w:author="Guest User" w:date="2022-04-22T00:54:49.941Z" w:id="782964872">
        <w:r w:rsidR="21DD367A">
          <w:t>to</w:t>
        </w:r>
      </w:ins>
      <w:r w:rsidR="21DD367A">
        <w:rPr/>
        <w:t xml:space="preserve"> build</w:t>
      </w:r>
      <w:del w:author="Guest User" w:date="2022-04-22T00:54:51.49Z" w:id="603090125">
        <w:r w:rsidDel="21DD367A">
          <w:delText>ing</w:delText>
        </w:r>
      </w:del>
      <w:r w:rsidR="21DD367A">
        <w:rPr/>
        <w:t xml:space="preserve"> rainfall </w:t>
      </w:r>
      <w:proofErr w:type="spellStart"/>
      <w:r w:rsidR="21DD367A">
        <w:rPr/>
        <w:t>climatologies</w:t>
      </w:r>
      <w:proofErr w:type="spellEnd"/>
      <w:r w:rsidR="21DD367A">
        <w:rPr/>
        <w:t xml:space="preserve"> that define the average rainfall events associated with flash flood events. Such methodology can be used for verification (as in this study) but also for the development of a warning system, which uses such average rainfall events to produce warnings when the forecasts exceed such totals. While the former application could be carried out by the development of a climatology that is compatible with </w:t>
      </w:r>
      <w:proofErr w:type="spellStart"/>
      <w:r w:rsidR="21DD367A">
        <w:rPr/>
        <w:t>ecPoint’s</w:t>
      </w:r>
      <w:proofErr w:type="spellEnd"/>
      <w:r w:rsidR="21DD367A">
        <w:rPr/>
        <w:t xml:space="preserve"> resolution (e.g., post-processing with the </w:t>
      </w:r>
      <w:proofErr w:type="spellStart"/>
      <w:r w:rsidR="21DD367A">
        <w:rPr/>
        <w:t>ecPoint</w:t>
      </w:r>
      <w:proofErr w:type="spellEnd"/>
      <w:r w:rsidR="21DD367A">
        <w:rPr/>
        <w:t xml:space="preserve"> methodology model </w:t>
      </w:r>
      <w:proofErr w:type="spellStart"/>
      <w:r w:rsidR="21DD367A">
        <w:rPr/>
        <w:t>climatologies</w:t>
      </w:r>
      <w:proofErr w:type="spellEnd"/>
      <w:r w:rsidR="21DD367A">
        <w:rPr/>
        <w:t xml:space="preserve"> built from ERA 5 or reforecasts), a continuous improvement of flash flood databases remains the only way to improve the verification of any flash flood forecasting system. </w:t>
      </w:r>
    </w:p>
    <w:p w:rsidRPr="00CB5B27" w:rsidR="00CB5B27" w:rsidP="005D7E2D" w:rsidRDefault="00903FA2" w14:paraId="76DA8A80" w14:textId="7BEBD5AD">
      <w:pPr>
        <w:pStyle w:val="Heading2"/>
        <w:numPr>
          <w:ilvl w:val="1"/>
          <w:numId w:val="6"/>
        </w:numPr>
      </w:pPr>
      <w:commentRangeStart w:id="50"/>
      <w:r>
        <w:lastRenderedPageBreak/>
        <w:t>On the benefit</w:t>
      </w:r>
      <w:r w:rsidR="00200396">
        <w:t xml:space="preserve"> of</w:t>
      </w:r>
      <w:r w:rsidR="0008286C">
        <w:t xml:space="preserve"> </w:t>
      </w:r>
      <w:r w:rsidR="00200396">
        <w:t>extend</w:t>
      </w:r>
      <w:r w:rsidR="0008286C">
        <w:t>ing</w:t>
      </w:r>
      <w:r w:rsidR="00200396">
        <w:t xml:space="preserve"> flash flood forecasts</w:t>
      </w:r>
      <w:r>
        <w:t xml:space="preserve"> for </w:t>
      </w:r>
      <w:r w:rsidR="00200396">
        <w:t xml:space="preserve">humanitarian applications </w:t>
      </w:r>
      <w:commentRangeEnd w:id="50"/>
      <w:r w:rsidR="005D7E2D">
        <w:rPr>
          <w:rStyle w:val="CommentReference"/>
          <w:b w:val="0"/>
        </w:rPr>
        <w:commentReference w:id="50"/>
      </w:r>
    </w:p>
    <w:p w:rsidR="00145DBD" w:rsidP="005D511A" w:rsidRDefault="00EE5237" w14:paraId="400900EA" w14:textId="0E690B0F">
      <w:pPr>
        <w:pStyle w:val="Heading1"/>
        <w:numPr>
          <w:ilvl w:val="0"/>
          <w:numId w:val="6"/>
        </w:numPr>
      </w:pPr>
      <w:bookmarkStart w:name="_3znysh7" w:colFirst="0" w:colLast="0" w:id="51"/>
      <w:bookmarkEnd w:id="51"/>
      <w:r w:rsidRPr="0041642D">
        <w:t>Conclusion</w:t>
      </w:r>
      <w:r w:rsidRPr="0041642D" w:rsidR="00232F0C">
        <w:t>s</w:t>
      </w:r>
    </w:p>
    <w:p w:rsidR="007C2238" w:rsidP="00A26FC7" w:rsidRDefault="00A26FC7" w14:paraId="0757DFA1" w14:textId="75501AEE">
      <w:r>
        <w:t>This study aimed to assess the performance</w:t>
      </w:r>
      <w:r w:rsidRPr="0041642D">
        <w:t xml:space="preserve"> of ecPoint-Rainfall forecasts in the identification of areas at flash flood risk in Ecuador, in particular in terms of forecast accuracy and lead-time extension to medium-ranges.</w:t>
      </w:r>
      <w:r>
        <w:t xml:space="preserve"> The results suggest that </w:t>
      </w:r>
      <w:r w:rsidRPr="00A239E6" w:rsidR="00F41091">
        <w:rPr>
          <w:bCs/>
        </w:rPr>
        <w:t>ecPoint outperforms ENS in areas where rainfall is originated mainly from small-scale convective systems. Where rainfall is originated from large-scale convective systems, ecPoint and ENS skills are comparable.</w:t>
      </w:r>
    </w:p>
    <w:p w:rsidR="002748E2" w:rsidP="00221F80" w:rsidRDefault="00EF1780" w14:paraId="50B17D1A" w14:textId="1C319623">
      <w:r w:rsidR="21DD367A">
        <w:rPr/>
        <w:t xml:space="preserve">To the best knowledge of the authors, this is the first study that discusses </w:t>
      </w:r>
      <w:proofErr w:type="spellStart"/>
      <w:r w:rsidR="21DD367A">
        <w:rPr/>
        <w:t>ecPoint’s</w:t>
      </w:r>
      <w:proofErr w:type="spellEnd"/>
      <w:r w:rsidR="21DD367A">
        <w:rPr/>
        <w:t xml:space="preserve"> performance in flash flood forecasting using flash flood reports instead of rainfall observations. This contribution is important because, while there is a more linear correlation between rainfall and flash flood events compared to other types of floods, not all rainfall events might translate into flash floods. Therefore, this study provides a more precise picture of what</w:t>
      </w:r>
      <w:del w:author="Guest User" w:date="2022-04-22T00:56:30.917Z" w:id="320651990">
        <w:r w:rsidDel="21DD367A">
          <w:delText xml:space="preserve"> could </w:delText>
        </w:r>
      </w:del>
      <w:r w:rsidR="21DD367A">
        <w:rPr/>
        <w:t>ecPoint’s performance for flash flood forecasting</w:t>
      </w:r>
      <w:ins w:author="Guest User" w:date="2022-04-22T00:56:37.155Z" w:id="1163049992">
        <w:r w:rsidR="21DD367A">
          <w:t xml:space="preserve"> could be</w:t>
        </w:r>
      </w:ins>
      <w:r w:rsidR="21DD367A">
        <w:rPr/>
        <w:t xml:space="preserve">. </w:t>
      </w:r>
    </w:p>
    <w:p w:rsidR="002748E2" w:rsidP="007C2238" w:rsidRDefault="00221F80" w14:paraId="1343CB4B" w14:textId="1416CF58">
      <w:commentRangeStart w:id="13335832"/>
      <w:r w:rsidR="21DD367A">
        <w:rPr/>
        <w:t>S</w:t>
      </w:r>
      <w:r w:rsidR="21DD367A">
        <w:rPr/>
        <w:t xml:space="preserve">ome limitations are worth noting. </w:t>
      </w:r>
      <w:r w:rsidR="21DD367A">
        <w:rPr/>
        <w:t xml:space="preserve">In the definition of </w:t>
      </w:r>
      <w:r w:rsidR="21DD367A">
        <w:rPr/>
        <w:t xml:space="preserve">the average rainfall events that might lead to flash floods, the use of short-range </w:t>
      </w:r>
      <w:proofErr w:type="spellStart"/>
      <w:r w:rsidR="21DD367A">
        <w:rPr/>
        <w:t>ecPoint</w:t>
      </w:r>
      <w:proofErr w:type="spellEnd"/>
      <w:r w:rsidR="21DD367A">
        <w:rPr/>
        <w:t xml:space="preserve">-Rainfall forecasts </w:t>
      </w:r>
      <w:r w:rsidR="21DD367A">
        <w:rPr/>
        <w:t xml:space="preserve">can provide a larger distribution of rainfall totals than those defined by actual rainfall observations. In addition, such </w:t>
      </w:r>
      <w:r w:rsidR="21DD367A">
        <w:rPr/>
        <w:t xml:space="preserve">methodology depends </w:t>
      </w:r>
      <w:r w:rsidR="21DD367A">
        <w:rPr/>
        <w:t>on having good quality, medium-to-high resolution flash flood reports available.</w:t>
      </w:r>
      <w:commentRangeEnd w:id="13335832"/>
      <w:r>
        <w:rPr>
          <w:rStyle w:val="CommentReference"/>
        </w:rPr>
        <w:commentReference w:id="13335832"/>
      </w:r>
      <w:r w:rsidR="21DD367A">
        <w:rPr/>
        <w:t xml:space="preserve"> </w:t>
      </w:r>
      <w:r w:rsidR="21DD367A">
        <w:rPr/>
        <w:t xml:space="preserve">While this study claims that </w:t>
      </w:r>
    </w:p>
    <w:p w:rsidR="00E87E16" w:rsidP="007C2238" w:rsidRDefault="00E87E16" w14:paraId="0247C424" w14:textId="77777777"/>
    <w:p w:rsidR="007C2238" w:rsidP="007C2238" w:rsidRDefault="007C2238" w14:paraId="61C3CC39" w14:textId="77777777"/>
    <w:p w:rsidR="005D7656" w:rsidP="007C2238" w:rsidRDefault="005D7656" w14:paraId="68273984" w14:textId="77777777"/>
    <w:p w:rsidR="005D7656" w:rsidP="007C2238" w:rsidRDefault="005D7656" w14:paraId="0C3AB3C5" w14:textId="77777777"/>
    <w:p w:rsidR="005D7656" w:rsidP="007C2238" w:rsidRDefault="005D7656" w14:paraId="3C93AA44" w14:textId="77777777"/>
    <w:p w:rsidR="005D7656" w:rsidP="007C2238" w:rsidRDefault="005D7656" w14:paraId="769B5FD4" w14:textId="77777777"/>
    <w:p w:rsidR="005D7656" w:rsidP="007C2238" w:rsidRDefault="005D7656" w14:paraId="06E43C0E" w14:textId="77777777"/>
    <w:p w:rsidR="005D7656" w:rsidP="007C2238" w:rsidRDefault="005D7656" w14:paraId="09ED3F15" w14:textId="77777777"/>
    <w:p w:rsidR="005D7656" w:rsidP="007C2238" w:rsidRDefault="005D7656" w14:paraId="26DCA3B7" w14:textId="77777777"/>
    <w:p w:rsidR="005D7656" w:rsidP="007C2238" w:rsidRDefault="005D7656" w14:paraId="2E2D3CA6" w14:textId="77777777"/>
    <w:p w:rsidR="005D7656" w:rsidP="007C2238" w:rsidRDefault="005D7656" w14:paraId="58968114" w14:textId="77777777"/>
    <w:p w:rsidR="005D7656" w:rsidP="007C2238" w:rsidRDefault="005D7656" w14:paraId="049C895A" w14:textId="77777777"/>
    <w:p w:rsidR="005D7656" w:rsidP="007C2238" w:rsidRDefault="005D7656" w14:paraId="60FBD310" w14:textId="77777777"/>
    <w:p w:rsidR="005D7656" w:rsidP="007C2238" w:rsidRDefault="005D7656" w14:paraId="64DA7B6D" w14:textId="77777777"/>
    <w:p w:rsidR="005D7656" w:rsidP="007C2238" w:rsidRDefault="005D7656" w14:paraId="69148674" w14:textId="77777777"/>
    <w:p w:rsidR="005D7656" w:rsidP="007C2238" w:rsidRDefault="005D7656" w14:paraId="13989558" w14:textId="77777777"/>
    <w:p w:rsidRPr="007C2238" w:rsidR="005D7656" w:rsidP="007C2238" w:rsidRDefault="005D7656" w14:paraId="6A1F7AD6" w14:textId="77777777"/>
    <w:p w:rsidR="00A73FFA" w:rsidP="00A73FFA" w:rsidRDefault="00A73FFA" w14:paraId="62C6CBD2" w14:textId="5007DE05">
      <w:pPr>
        <w:pStyle w:val="ListParagraph"/>
        <w:numPr>
          <w:ilvl w:val="0"/>
          <w:numId w:val="10"/>
        </w:numPr>
      </w:pPr>
      <w:r>
        <w:t>Summarize the key findings of the study</w:t>
      </w:r>
    </w:p>
    <w:p w:rsidR="00A73FFA" w:rsidP="00A73FFA" w:rsidRDefault="00163125" w14:paraId="6ABAF00B" w14:textId="322FB18D">
      <w:pPr>
        <w:pStyle w:val="ListParagraph"/>
        <w:numPr>
          <w:ilvl w:val="0"/>
          <w:numId w:val="10"/>
        </w:numPr>
      </w:pPr>
      <w:r>
        <w:t>Answer the research questions and aims</w:t>
      </w:r>
    </w:p>
    <w:p w:rsidR="00163125" w:rsidP="00A73FFA" w:rsidRDefault="00163125" w14:paraId="3D1A8252" w14:textId="2B84AB79">
      <w:pPr>
        <w:pStyle w:val="ListParagraph"/>
        <w:numPr>
          <w:ilvl w:val="0"/>
          <w:numId w:val="10"/>
        </w:numPr>
      </w:pPr>
      <w:r>
        <w:lastRenderedPageBreak/>
        <w:t>Outline the study contributions</w:t>
      </w:r>
    </w:p>
    <w:p w:rsidR="00163125" w:rsidP="00A73FFA" w:rsidRDefault="00242F01" w14:paraId="20C201B2" w14:textId="488FF261">
      <w:pPr>
        <w:pStyle w:val="ListParagraph"/>
        <w:numPr>
          <w:ilvl w:val="0"/>
          <w:numId w:val="10"/>
        </w:numPr>
      </w:pPr>
      <w:r>
        <w:t>Discuss limitations/weaknesses of the study</w:t>
      </w:r>
    </w:p>
    <w:p w:rsidR="00242F01" w:rsidP="00A73FFA" w:rsidRDefault="00242F01" w14:paraId="24415D35" w14:textId="64685911">
      <w:pPr>
        <w:pStyle w:val="ListParagraph"/>
        <w:numPr>
          <w:ilvl w:val="0"/>
          <w:numId w:val="10"/>
        </w:numPr>
      </w:pPr>
      <w:r>
        <w:t>Make recommendations for future research</w:t>
      </w:r>
    </w:p>
    <w:p w:rsidR="00A73FFA" w:rsidP="00145DBD" w:rsidRDefault="00A73FFA" w14:paraId="38B0FFE2" w14:textId="77777777"/>
    <w:p w:rsidR="00A73FFA" w:rsidP="00145DBD" w:rsidRDefault="00A73FFA" w14:paraId="679C0A1A" w14:textId="77777777"/>
    <w:p w:rsidR="00A73FFA" w:rsidP="00145DBD" w:rsidRDefault="00A73FFA" w14:paraId="568E77B7" w14:textId="77777777"/>
    <w:p w:rsidR="00A73FFA" w:rsidP="00145DBD" w:rsidRDefault="00A73FFA" w14:paraId="73166D70" w14:textId="77777777"/>
    <w:p w:rsidR="00A73FFA" w:rsidP="00145DBD" w:rsidRDefault="00A73FFA" w14:paraId="00247A81" w14:textId="77777777"/>
    <w:p w:rsidR="00A73FFA" w:rsidP="00145DBD" w:rsidRDefault="00A73FFA" w14:paraId="4D256B17" w14:textId="77777777"/>
    <w:p w:rsidR="00170435" w:rsidP="00145DBD" w:rsidRDefault="00170435" w14:paraId="33401FF5" w14:textId="6181D717">
      <w:r>
        <w:t>Restatement of the results. How I did</w:t>
      </w:r>
      <w:r w:rsidR="00C568F5">
        <w:t xml:space="preserve"> it (talk about the original method). What are the original insights of this study. </w:t>
      </w:r>
    </w:p>
    <w:p w:rsidR="008C4A86" w:rsidP="00145DBD" w:rsidRDefault="00D35CA8" w14:paraId="42BCFAE2" w14:textId="6A0A9697">
      <w:r>
        <w:t xml:space="preserve">Repeat what the forecasting systems has shown. </w:t>
      </w:r>
      <w:r w:rsidR="00F15D01">
        <w:t xml:space="preserve">This is a better forecasting system </w:t>
      </w:r>
      <w:r w:rsidR="005D511A">
        <w:t>because …</w:t>
      </w:r>
    </w:p>
    <w:p w:rsidR="005D511A" w:rsidP="00145DBD" w:rsidRDefault="00FC43A0" w14:paraId="795EDA7B" w14:textId="0CE799F3">
      <w:r>
        <w:t xml:space="preserve">Repeat what is the method, what is different. </w:t>
      </w:r>
      <w:r w:rsidR="005D511A">
        <w:t>This is a better method because …</w:t>
      </w:r>
    </w:p>
    <w:p w:rsidR="00FC43A0" w:rsidP="00145DBD" w:rsidRDefault="00FC43A0" w14:paraId="7D476AF7" w14:textId="21994913">
      <w:r>
        <w:t xml:space="preserve">Why all this matters. </w:t>
      </w:r>
    </w:p>
    <w:p w:rsidR="00FC43A0" w:rsidP="00145DBD" w:rsidRDefault="00FC43A0" w14:paraId="438021EA" w14:textId="77777777"/>
    <w:p w:rsidR="00FC43A0" w:rsidP="00145DBD" w:rsidRDefault="00FC43A0" w14:paraId="6381AC7E" w14:textId="2C729E0B">
      <w:r>
        <w:t xml:space="preserve">Why </w:t>
      </w:r>
      <w:r w:rsidR="008D4B89">
        <w:t>should we care about the results.</w:t>
      </w:r>
      <w:r w:rsidR="00591389">
        <w:t xml:space="preserve"> </w:t>
      </w:r>
    </w:p>
    <w:p w:rsidR="00145DBD" w:rsidP="00145DBD" w:rsidRDefault="00145DBD" w14:paraId="383E978B" w14:textId="77777777"/>
    <w:p w:rsidR="00BE035A" w:rsidP="00145DBD" w:rsidRDefault="00BE035A" w14:paraId="337A8F8B" w14:textId="2F2C9F51">
      <w:r>
        <w:t xml:space="preserve">What is the next for this research. </w:t>
      </w:r>
    </w:p>
    <w:p w:rsidR="00BE035A" w:rsidP="002D7EEB" w:rsidRDefault="002D7EEB" w14:paraId="66CEAE92" w14:textId="172335A5">
      <w:pPr>
        <w:pStyle w:val="ListParagraph"/>
        <w:numPr>
          <w:ilvl w:val="0"/>
          <w:numId w:val="9"/>
        </w:numPr>
      </w:pPr>
      <w:r>
        <w:t>ecPoint is a better forecasting system because…</w:t>
      </w:r>
    </w:p>
    <w:p w:rsidR="002D7EEB" w:rsidP="002D7EEB" w:rsidRDefault="002D7EEB" w14:paraId="087DABE2" w14:textId="77777777"/>
    <w:p w:rsidRPr="00145DBD" w:rsidR="002D7EEB" w:rsidP="002D7EEB" w:rsidRDefault="002D7EEB" w14:paraId="62DF6778" w14:textId="77777777"/>
    <w:p w:rsidR="00D53D8F" w:rsidP="00D53D8F" w:rsidRDefault="00D53D8F" w14:paraId="095BF6D9" w14:textId="77777777">
      <w:pPr>
        <w:pStyle w:val="ListParagraph"/>
        <w:numPr>
          <w:ilvl w:val="0"/>
          <w:numId w:val="8"/>
        </w:numPr>
      </w:pPr>
      <w:r>
        <w:t>This study shows that forecasters could provide guidance on the areas at risk of flash floods using only ENS forecasts: indeed, ENS forecasts with high probabilities of having small rainfall totals provide a similar guidance for flash flood forecasting than ecPoint forecasts with small probabilities of having high rainfall totals.  However, ecPoint provides a better reference in the verification against the rainfall totals that  generated the flash flood event. This aspect would instil in forecasters more confidence in forecasts provided by ecPoint than ENS.</w:t>
      </w:r>
    </w:p>
    <w:p w:rsidR="00D53D8F" w:rsidP="00D53D8F" w:rsidRDefault="00D53D8F" w14:paraId="281992DD" w14:textId="77777777">
      <w:pPr>
        <w:pStyle w:val="ListParagraph"/>
        <w:numPr>
          <w:ilvl w:val="0"/>
          <w:numId w:val="8"/>
        </w:numPr>
      </w:pPr>
      <w:r>
        <w:t xml:space="preserve">Developing a flash flood forecasting system with ecPoint forecasts has the challenge that it requires a reference that is compatible with its resolution. If it is not possible to provide this through point-based rainfall observations (e.g., rain gauges), the coarse rainfall climatologies available today would not provide an acceptable compromise (underestimation of localized extremes). There is the  need to post-process also rainfall climatologies in order to make them compatible. If this is done, forecasts could be provided  with a continuous domain for the whole globe. </w:t>
      </w:r>
    </w:p>
    <w:p w:rsidR="00D53D8F" w:rsidP="00D53D8F" w:rsidRDefault="006A5EE5" w14:paraId="7823EC51" w14:textId="29F9AAC6">
      <w:pPr>
        <w:pStyle w:val="ListParagraph"/>
        <w:numPr>
          <w:ilvl w:val="0"/>
          <w:numId w:val="8"/>
        </w:numPr>
      </w:pPr>
      <w:r>
        <w:t xml:space="preserve">FURTHER RESEARCH (MENTION AT THE END). </w:t>
      </w:r>
      <w:r w:rsidR="00D53D8F">
        <w:t xml:space="preserve">Also, flash flood observations would not be needed for the implementation of the system. However, they would be needed for its verification. Ergo, there is still needed to keep developing flash flood databases like the one used in this study. </w:t>
      </w:r>
    </w:p>
    <w:p w:rsidR="00D53D8F" w:rsidP="00D53D8F" w:rsidRDefault="00D53D8F" w14:paraId="152DDCEF" w14:textId="77777777">
      <w:pPr>
        <w:pStyle w:val="ListParagraph"/>
        <w:numPr>
          <w:ilvl w:val="0"/>
          <w:numId w:val="8"/>
        </w:numPr>
      </w:pPr>
      <w:r>
        <w:lastRenderedPageBreak/>
        <w:t>A system that is made available with a continuous global domain, could be used by forecasters in projects such as Aristotle or FbF that do not know the local climatology, but could provide flash flood forecasts in different regions of the world that currently do not have any systems in place, or extend to medium ranges the forecasts in those countries where shorter lead time forecast are available.</w:t>
      </w:r>
    </w:p>
    <w:p w:rsidRPr="00651811" w:rsidR="00D53D8F" w:rsidP="00177E33" w:rsidRDefault="00D53D8F" w14:paraId="022AD96B" w14:textId="18964B59">
      <w:pPr>
        <w:sectPr w:rsidRPr="00651811" w:rsidR="00D53D8F" w:rsidSect="00380FDF">
          <w:headerReference w:type="default" r:id="rId17"/>
          <w:pgSz w:w="11906" w:h="16838" w:orient="portrait"/>
          <w:pgMar w:top="1134" w:right="1134" w:bottom="1134" w:left="1134" w:header="709" w:footer="709" w:gutter="0"/>
          <w:lnNumType w:countBy="1" w:restart="continuous"/>
          <w:pgNumType w:start="1"/>
          <w:cols w:space="720"/>
          <w:docGrid w:linePitch="272"/>
        </w:sectPr>
      </w:pPr>
    </w:p>
    <w:p w:rsidRPr="0041642D" w:rsidR="002317D9" w:rsidP="00097E8A" w:rsidRDefault="00EE5237" w14:paraId="022AD96C" w14:textId="77777777">
      <w:pPr>
        <w:pStyle w:val="Heading1"/>
        <w:numPr>
          <w:ilvl w:val="0"/>
          <w:numId w:val="0"/>
        </w:numPr>
      </w:pPr>
      <w:r w:rsidRPr="0041642D">
        <w:lastRenderedPageBreak/>
        <w:t>Tables</w:t>
      </w:r>
    </w:p>
    <w:p w:rsidRPr="0041642D" w:rsidR="00154CBA" w:rsidP="00154CBA" w:rsidRDefault="00154CBA" w14:paraId="4E4BEADE" w14:textId="28994D2B">
      <w:pPr>
        <w:pStyle w:val="Tablecaptions"/>
      </w:pPr>
      <w:bookmarkStart w:name="_2et92p0" w:colFirst="0" w:colLast="0" w:id="52"/>
      <w:bookmarkStart w:name="_Ref99032257" w:id="53"/>
      <w:bookmarkEnd w:id="52"/>
      <w:r w:rsidRPr="0041642D">
        <w:rPr>
          <w:b/>
          <w:bCs/>
        </w:rPr>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1</w:t>
      </w:r>
      <w:r w:rsidRPr="0041642D">
        <w:rPr>
          <w:b/>
          <w:bCs/>
        </w:rPr>
        <w:fldChar w:fldCharType="end"/>
      </w:r>
      <w:bookmarkEnd w:id="53"/>
      <w:r w:rsidRPr="0041642D">
        <w:t xml:space="preserve"> - Definition of the four quadrants in a contingency table.  </w:t>
      </w:r>
    </w:p>
    <w:tbl>
      <w:tblPr>
        <w:tblW w:w="9248" w:type="dxa"/>
        <w:tblBorders>
          <w:top w:val="nil"/>
          <w:left w:val="nil"/>
          <w:bottom w:val="nil"/>
          <w:right w:val="nil"/>
          <w:insideH w:val="nil"/>
          <w:insideV w:val="nil"/>
        </w:tblBorders>
        <w:tblLayout w:type="fixed"/>
        <w:tblLook w:val="0400" w:firstRow="0" w:lastRow="0" w:firstColumn="0" w:lastColumn="0" w:noHBand="0" w:noVBand="1"/>
      </w:tblPr>
      <w:tblGrid>
        <w:gridCol w:w="1905"/>
        <w:gridCol w:w="3544"/>
        <w:gridCol w:w="3799"/>
      </w:tblGrid>
      <w:tr w:rsidRPr="0041642D" w:rsidR="002317D9" w14:paraId="022AD972" w14:textId="77777777">
        <w:trPr>
          <w:trHeight w:val="567"/>
        </w:trPr>
        <w:tc>
          <w:tcPr>
            <w:tcW w:w="1905" w:type="dxa"/>
            <w:tcBorders>
              <w:bottom w:val="single" w:color="000000" w:sz="4" w:space="0"/>
              <w:right w:val="single" w:color="000000" w:sz="4" w:space="0"/>
            </w:tcBorders>
            <w:shd w:val="clear" w:color="auto" w:fill="D9D9D9"/>
            <w:vAlign w:val="center"/>
          </w:tcPr>
          <w:p w:rsidRPr="0041642D" w:rsidR="002317D9" w:rsidRDefault="00EE5237" w14:paraId="022AD96E"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FORECASTS (COLUMNS) / </w:t>
            </w:r>
          </w:p>
          <w:p w:rsidRPr="0041642D" w:rsidR="002317D9" w:rsidRDefault="00EE5237" w14:paraId="022AD96F"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OBSERVATIONS (ROWS)</w:t>
            </w:r>
          </w:p>
        </w:tc>
        <w:tc>
          <w:tcPr>
            <w:tcW w:w="3544" w:type="dxa"/>
            <w:tcBorders>
              <w:left w:val="single" w:color="000000" w:sz="4" w:space="0"/>
              <w:bottom w:val="single" w:color="000000" w:sz="4" w:space="0"/>
            </w:tcBorders>
            <w:shd w:val="clear" w:color="auto" w:fill="D9D9D9"/>
            <w:vAlign w:val="center"/>
          </w:tcPr>
          <w:p w:rsidRPr="0041642D" w:rsidR="002317D9" w:rsidRDefault="00EE5237" w14:paraId="022AD970"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799" w:type="dxa"/>
            <w:tcBorders>
              <w:bottom w:val="single" w:color="000000" w:sz="4" w:space="0"/>
            </w:tcBorders>
            <w:shd w:val="clear" w:color="auto" w:fill="D9D9D9"/>
            <w:vAlign w:val="center"/>
          </w:tcPr>
          <w:p w:rsidRPr="0041642D" w:rsidR="002317D9" w:rsidRDefault="00EE5237" w14:paraId="022AD971"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r>
      <w:tr w:rsidRPr="0041642D" w:rsidR="002317D9" w14:paraId="022AD97A" w14:textId="77777777">
        <w:trPr>
          <w:trHeight w:val="851"/>
        </w:trPr>
        <w:tc>
          <w:tcPr>
            <w:tcW w:w="1905" w:type="dxa"/>
            <w:tcBorders>
              <w:top w:val="single" w:color="000000" w:sz="4" w:space="0"/>
              <w:right w:val="single" w:color="000000" w:sz="4" w:space="0"/>
            </w:tcBorders>
            <w:shd w:val="clear" w:color="auto" w:fill="auto"/>
            <w:vAlign w:val="center"/>
          </w:tcPr>
          <w:p w:rsidRPr="0041642D" w:rsidR="002317D9" w:rsidRDefault="00EE5237" w14:paraId="022AD973"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544" w:type="dxa"/>
            <w:tcBorders>
              <w:top w:val="single" w:color="000000" w:sz="4" w:space="0"/>
              <w:left w:val="single" w:color="000000" w:sz="4" w:space="0"/>
            </w:tcBorders>
            <w:shd w:val="clear" w:color="auto" w:fill="auto"/>
            <w:vAlign w:val="center"/>
          </w:tcPr>
          <w:p w:rsidRPr="0041642D" w:rsidR="002317D9" w:rsidRDefault="00EE5237" w14:paraId="022AD97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w:t>
            </w:r>
          </w:p>
          <w:p w:rsidRPr="0041642D" w:rsidR="002317D9" w:rsidRDefault="00EE5237" w14:paraId="022AD975"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Hits (H)</w:t>
            </w:r>
          </w:p>
          <w:p w:rsidRPr="0041642D" w:rsidR="002317D9" w:rsidRDefault="00EE5237" w14:paraId="022AD976"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 xml:space="preserve">. </w:t>
            </w:r>
          </w:p>
        </w:tc>
        <w:tc>
          <w:tcPr>
            <w:tcW w:w="3799" w:type="dxa"/>
            <w:tcBorders>
              <w:top w:val="single" w:color="000000" w:sz="4" w:space="0"/>
            </w:tcBorders>
            <w:shd w:val="clear" w:color="auto" w:fill="auto"/>
            <w:vAlign w:val="center"/>
          </w:tcPr>
          <w:p w:rsidRPr="003E11D0" w:rsidR="002317D9" w:rsidRDefault="00EE5237" w14:paraId="022AD977" w14:textId="7777777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QUADRANT II</w:t>
            </w:r>
          </w:p>
          <w:p w:rsidRPr="003E11D0" w:rsidR="002317D9" w:rsidRDefault="00EE5237" w14:paraId="022AD978" w14:textId="7777777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False Alarms (FA)</w:t>
            </w:r>
          </w:p>
          <w:p w:rsidRPr="0041642D" w:rsidR="002317D9" w:rsidRDefault="00EE5237" w14:paraId="022AD979"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w:t>
            </w:r>
          </w:p>
        </w:tc>
      </w:tr>
      <w:tr w:rsidRPr="0041642D" w:rsidR="002317D9" w14:paraId="022AD982" w14:textId="77777777">
        <w:trPr>
          <w:trHeight w:val="851"/>
        </w:trPr>
        <w:tc>
          <w:tcPr>
            <w:tcW w:w="1905" w:type="dxa"/>
            <w:tcBorders>
              <w:right w:val="single" w:color="000000" w:sz="4" w:space="0"/>
            </w:tcBorders>
            <w:shd w:val="clear" w:color="auto" w:fill="D9D9D9"/>
            <w:vAlign w:val="center"/>
          </w:tcPr>
          <w:p w:rsidRPr="0041642D" w:rsidR="002317D9" w:rsidRDefault="00EE5237" w14:paraId="022AD97B"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c>
          <w:tcPr>
            <w:tcW w:w="3544" w:type="dxa"/>
            <w:tcBorders>
              <w:left w:val="single" w:color="000000" w:sz="4" w:space="0"/>
            </w:tcBorders>
            <w:shd w:val="clear" w:color="auto" w:fill="D9D9D9"/>
            <w:vAlign w:val="center"/>
          </w:tcPr>
          <w:p w:rsidRPr="0041642D" w:rsidR="002317D9" w:rsidRDefault="00EE5237" w14:paraId="022AD97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III</w:t>
            </w:r>
          </w:p>
          <w:p w:rsidRPr="0041642D" w:rsidR="002317D9" w:rsidRDefault="00EE5237" w14:paraId="022AD97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Misses (M)</w:t>
            </w:r>
          </w:p>
          <w:p w:rsidRPr="0041642D" w:rsidR="002317D9" w:rsidRDefault="00EE5237" w14:paraId="022AD97E"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c>
          <w:tcPr>
            <w:tcW w:w="3799" w:type="dxa"/>
            <w:shd w:val="clear" w:color="auto" w:fill="D9D9D9"/>
            <w:vAlign w:val="center"/>
          </w:tcPr>
          <w:p w:rsidRPr="0041642D" w:rsidR="002317D9" w:rsidRDefault="00EE5237" w14:paraId="022AD97F"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IV</w:t>
            </w:r>
          </w:p>
          <w:p w:rsidRPr="0041642D" w:rsidR="002317D9" w:rsidRDefault="00EE5237" w14:paraId="022AD98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Correct Negatives (CN)</w:t>
            </w:r>
          </w:p>
          <w:p w:rsidRPr="0041642D" w:rsidR="002317D9" w:rsidRDefault="00EE5237" w14:paraId="022AD98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r>
    </w:tbl>
    <w:p w:rsidRPr="0041642D" w:rsidR="002317D9" w:rsidRDefault="002317D9" w14:paraId="022AD983" w14:textId="77777777">
      <w:pPr>
        <w:pBdr>
          <w:top w:val="nil"/>
          <w:left w:val="nil"/>
          <w:bottom w:val="nil"/>
          <w:right w:val="nil"/>
          <w:between w:val="nil"/>
        </w:pBdr>
        <w:spacing w:before="240" w:after="120" w:line="240" w:lineRule="auto"/>
        <w:rPr>
          <w:b/>
          <w:color w:val="000000"/>
          <w:sz w:val="16"/>
          <w:szCs w:val="16"/>
        </w:rPr>
        <w:sectPr w:rsidRPr="0041642D" w:rsidR="002317D9">
          <w:pgSz w:w="11906" w:h="16838" w:orient="portrait"/>
          <w:pgMar w:top="851" w:right="851" w:bottom="851" w:left="1134" w:header="709" w:footer="709" w:gutter="0"/>
          <w:cols w:space="720"/>
        </w:sectPr>
      </w:pPr>
      <w:bookmarkStart w:name="_tyjcwt" w:colFirst="0" w:colLast="0" w:id="54"/>
      <w:bookmarkEnd w:id="54"/>
    </w:p>
    <w:p w:rsidRPr="0041642D" w:rsidR="009E367A" w:rsidP="009E367A" w:rsidRDefault="009E367A" w14:paraId="0C5FBC2F" w14:textId="1EBD9D49">
      <w:pPr>
        <w:pStyle w:val="Tablecaptions"/>
      </w:pPr>
      <w:bookmarkStart w:name="_Ref98777976" w:id="55"/>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2</w:t>
      </w:r>
      <w:r w:rsidRPr="0041642D">
        <w:rPr>
          <w:b/>
          <w:bCs/>
        </w:rPr>
        <w:fldChar w:fldCharType="end"/>
      </w:r>
      <w:bookmarkEnd w:id="55"/>
      <w:r w:rsidRPr="0041642D">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W w:w="5670"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417"/>
        <w:gridCol w:w="1701"/>
        <w:gridCol w:w="1701"/>
      </w:tblGrid>
      <w:tr w:rsidRPr="0041642D" w:rsidR="002317D9" w14:paraId="022AD989" w14:textId="77777777">
        <w:trPr>
          <w:trHeight w:val="567"/>
          <w:jc w:val="center"/>
        </w:trPr>
        <w:tc>
          <w:tcPr>
            <w:tcW w:w="851" w:type="dxa"/>
            <w:tcBorders>
              <w:bottom w:val="single" w:color="000000" w:sz="4" w:space="0"/>
            </w:tcBorders>
            <w:shd w:val="clear" w:color="auto" w:fill="A6A6A6"/>
            <w:vAlign w:val="center"/>
          </w:tcPr>
          <w:p w:rsidRPr="0041642D" w:rsidR="002317D9" w:rsidRDefault="00EE5237" w14:paraId="022AD985"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Year</w:t>
            </w:r>
          </w:p>
        </w:tc>
        <w:tc>
          <w:tcPr>
            <w:tcW w:w="1417" w:type="dxa"/>
            <w:tcBorders>
              <w:bottom w:val="single" w:color="000000" w:sz="4" w:space="0"/>
            </w:tcBorders>
            <w:shd w:val="clear" w:color="auto" w:fill="A6A6A6"/>
            <w:vAlign w:val="center"/>
          </w:tcPr>
          <w:p w:rsidRPr="0041642D" w:rsidR="002317D9" w:rsidRDefault="00EE5237" w14:paraId="022AD986"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Total n. of flood reports</w:t>
            </w:r>
          </w:p>
        </w:tc>
        <w:tc>
          <w:tcPr>
            <w:tcW w:w="1701" w:type="dxa"/>
            <w:tcBorders>
              <w:bottom w:val="single" w:color="000000" w:sz="4" w:space="0"/>
            </w:tcBorders>
            <w:shd w:val="clear" w:color="auto" w:fill="A6A6A6"/>
            <w:vAlign w:val="center"/>
          </w:tcPr>
          <w:p w:rsidRPr="0041642D" w:rsidR="002317D9" w:rsidRDefault="00EE5237" w14:paraId="022AD987"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eliminated flood reports </w:t>
            </w:r>
          </w:p>
        </w:tc>
        <w:tc>
          <w:tcPr>
            <w:tcW w:w="1701" w:type="dxa"/>
            <w:tcBorders>
              <w:bottom w:val="single" w:color="000000" w:sz="4" w:space="0"/>
            </w:tcBorders>
            <w:shd w:val="clear" w:color="auto" w:fill="A6A6A6"/>
            <w:vAlign w:val="center"/>
          </w:tcPr>
          <w:p w:rsidRPr="0041642D" w:rsidR="002317D9" w:rsidRDefault="00EE5237" w14:paraId="022AD988"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retained flood reports </w:t>
            </w:r>
          </w:p>
        </w:tc>
      </w:tr>
      <w:tr w:rsidRPr="0041642D" w:rsidR="002317D9" w14:paraId="022AD98E" w14:textId="77777777">
        <w:trPr>
          <w:trHeight w:val="284"/>
          <w:jc w:val="center"/>
        </w:trPr>
        <w:tc>
          <w:tcPr>
            <w:tcW w:w="851" w:type="dxa"/>
            <w:tcBorders>
              <w:top w:val="single" w:color="000000" w:sz="4" w:space="0"/>
            </w:tcBorders>
            <w:vAlign w:val="center"/>
          </w:tcPr>
          <w:p w:rsidRPr="0041642D" w:rsidR="002317D9" w:rsidRDefault="00EE5237" w14:paraId="022AD98A"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1417" w:type="dxa"/>
            <w:tcBorders>
              <w:top w:val="single" w:color="000000" w:sz="4" w:space="0"/>
            </w:tcBorders>
            <w:vAlign w:val="center"/>
          </w:tcPr>
          <w:p w:rsidRPr="0041642D" w:rsidR="002317D9" w:rsidRDefault="00EE5237" w14:paraId="022AD98B"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300</w:t>
            </w:r>
          </w:p>
        </w:tc>
        <w:tc>
          <w:tcPr>
            <w:tcW w:w="1701" w:type="dxa"/>
            <w:tcBorders>
              <w:top w:val="single" w:color="000000" w:sz="4" w:space="0"/>
            </w:tcBorders>
            <w:vAlign w:val="center"/>
          </w:tcPr>
          <w:p w:rsidRPr="0041642D" w:rsidR="002317D9" w:rsidRDefault="00EE5237" w14:paraId="022AD98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3</w:t>
            </w:r>
          </w:p>
        </w:tc>
        <w:tc>
          <w:tcPr>
            <w:tcW w:w="1701" w:type="dxa"/>
            <w:tcBorders>
              <w:top w:val="single" w:color="000000" w:sz="4" w:space="0"/>
            </w:tcBorders>
            <w:vAlign w:val="center"/>
          </w:tcPr>
          <w:p w:rsidRPr="0041642D" w:rsidR="002317D9" w:rsidRDefault="00EE5237" w14:paraId="022AD98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r>
      <w:tr w:rsidRPr="0041642D" w:rsidR="002317D9" w14:paraId="022AD993" w14:textId="77777777">
        <w:trPr>
          <w:trHeight w:val="284"/>
          <w:jc w:val="center"/>
        </w:trPr>
        <w:tc>
          <w:tcPr>
            <w:tcW w:w="851" w:type="dxa"/>
            <w:shd w:val="clear" w:color="auto" w:fill="D9D9D9"/>
            <w:vAlign w:val="center"/>
          </w:tcPr>
          <w:p w:rsidRPr="0041642D" w:rsidR="002317D9" w:rsidRDefault="00EE5237" w14:paraId="022AD98F"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1417" w:type="dxa"/>
            <w:shd w:val="clear" w:color="auto" w:fill="D9D9D9"/>
            <w:vAlign w:val="center"/>
          </w:tcPr>
          <w:p w:rsidRPr="0041642D" w:rsidR="002317D9" w:rsidRDefault="00EE5237" w14:paraId="022AD99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1701" w:type="dxa"/>
            <w:shd w:val="clear" w:color="auto" w:fill="D9D9D9"/>
            <w:vAlign w:val="center"/>
          </w:tcPr>
          <w:p w:rsidRPr="0041642D" w:rsidR="002317D9" w:rsidRDefault="00EE5237" w14:paraId="022AD99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tc>
        <w:tc>
          <w:tcPr>
            <w:tcW w:w="1701" w:type="dxa"/>
            <w:shd w:val="clear" w:color="auto" w:fill="D9D9D9"/>
            <w:vAlign w:val="center"/>
          </w:tcPr>
          <w:p w:rsidRPr="0041642D" w:rsidR="002317D9" w:rsidRDefault="00EE5237" w14:paraId="022AD992"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r>
    </w:tbl>
    <w:p w:rsidRPr="0041642D" w:rsidR="002317D9" w:rsidRDefault="002317D9" w14:paraId="022AD994" w14:textId="77777777">
      <w:pPr>
        <w:pBdr>
          <w:top w:val="nil"/>
          <w:left w:val="nil"/>
          <w:bottom w:val="nil"/>
          <w:right w:val="nil"/>
          <w:between w:val="nil"/>
        </w:pBdr>
        <w:spacing w:before="240" w:after="120" w:line="240" w:lineRule="auto"/>
        <w:rPr>
          <w:b/>
          <w:color w:val="000000"/>
          <w:sz w:val="16"/>
          <w:szCs w:val="16"/>
        </w:rPr>
        <w:sectPr w:rsidRPr="0041642D" w:rsidR="002317D9">
          <w:pgSz w:w="11906" w:h="16838" w:orient="portrait"/>
          <w:pgMar w:top="851" w:right="851" w:bottom="851" w:left="1134" w:header="709" w:footer="709" w:gutter="0"/>
          <w:cols w:space="720"/>
        </w:sectPr>
      </w:pPr>
      <w:bookmarkStart w:name="_3dy6vkm" w:colFirst="0" w:colLast="0" w:id="56"/>
      <w:bookmarkEnd w:id="56"/>
    </w:p>
    <w:p w:rsidRPr="0041642D" w:rsidR="009E367A" w:rsidP="009E367A" w:rsidRDefault="009E367A" w14:paraId="3DDE4537" w14:textId="62618D99">
      <w:pPr>
        <w:pStyle w:val="Tablecaptions"/>
      </w:pPr>
      <w:bookmarkStart w:name="_Ref99102244" w:id="57"/>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3</w:t>
      </w:r>
      <w:r w:rsidRPr="0041642D">
        <w:rPr>
          <w:b/>
          <w:bCs/>
        </w:rPr>
        <w:fldChar w:fldCharType="end"/>
      </w:r>
      <w:bookmarkEnd w:id="57"/>
      <w:r w:rsidRPr="0041642D">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Pr="0041642D">
        <w:rPr>
          <w:b/>
        </w:rPr>
        <w:fldChar w:fldCharType="begin"/>
      </w:r>
      <w:r w:rsidRPr="0041642D">
        <w:instrText xml:space="preserve"> REF _Ref98777976 \h </w:instrText>
      </w:r>
      <w:r w:rsidRPr="0041642D">
        <w:rPr>
          <w:b/>
        </w:rPr>
      </w:r>
      <w:r w:rsidRPr="0041642D">
        <w:rPr>
          <w:b/>
        </w:rPr>
        <w:fldChar w:fldCharType="separate"/>
      </w:r>
      <w:r w:rsidRPr="0041642D" w:rsidR="009D77B6">
        <w:rPr>
          <w:b/>
          <w:bCs/>
        </w:rPr>
        <w:t xml:space="preserve">Table </w:t>
      </w:r>
      <w:r w:rsidR="009D77B6">
        <w:rPr>
          <w:b/>
          <w:bCs/>
          <w:noProof/>
        </w:rPr>
        <w:t>2</w:t>
      </w:r>
      <w:r w:rsidRPr="0041642D">
        <w:rPr>
          <w:b/>
        </w:rPr>
        <w:fldChar w:fldCharType="end"/>
      </w:r>
      <w:r w:rsidRPr="0041642D">
        <w:t>).</w:t>
      </w:r>
    </w:p>
    <w:tbl>
      <w:tblPr>
        <w:tblW w:w="9921" w:type="dxa"/>
        <w:jc w:val="center"/>
        <w:tblBorders>
          <w:top w:val="nil"/>
          <w:left w:val="nil"/>
          <w:bottom w:val="nil"/>
          <w:right w:val="nil"/>
          <w:insideH w:val="nil"/>
          <w:insideV w:val="nil"/>
        </w:tblBorders>
        <w:tblLayout w:type="fixed"/>
        <w:tblLook w:val="0400" w:firstRow="0" w:lastRow="0" w:firstColumn="0" w:lastColumn="0" w:noHBand="0" w:noVBand="1"/>
      </w:tblPr>
      <w:tblGrid>
        <w:gridCol w:w="725"/>
        <w:gridCol w:w="579"/>
        <w:gridCol w:w="595"/>
        <w:gridCol w:w="712"/>
        <w:gridCol w:w="508"/>
        <w:gridCol w:w="808"/>
        <w:gridCol w:w="873"/>
        <w:gridCol w:w="990"/>
        <w:gridCol w:w="732"/>
        <w:gridCol w:w="867"/>
        <w:gridCol w:w="873"/>
        <w:gridCol w:w="810"/>
        <w:gridCol w:w="849"/>
      </w:tblGrid>
      <w:tr w:rsidRPr="0041642D" w:rsidR="002317D9" w14:paraId="022AD99A" w14:textId="77777777">
        <w:trPr>
          <w:trHeight w:val="567"/>
          <w:jc w:val="center"/>
        </w:trPr>
        <w:tc>
          <w:tcPr>
            <w:tcW w:w="725" w:type="dxa"/>
            <w:tcBorders>
              <w:right w:val="single" w:color="000000" w:sz="4" w:space="0"/>
            </w:tcBorders>
            <w:shd w:val="clear" w:color="auto" w:fill="A6A6A6"/>
            <w:vAlign w:val="center"/>
          </w:tcPr>
          <w:p w:rsidRPr="0041642D" w:rsidR="002317D9" w:rsidRDefault="002317D9" w14:paraId="022AD996" w14:textId="77777777">
            <w:pPr>
              <w:pBdr>
                <w:top w:val="nil"/>
                <w:left w:val="nil"/>
                <w:bottom w:val="nil"/>
                <w:right w:val="nil"/>
                <w:between w:val="nil"/>
              </w:pBdr>
              <w:spacing w:before="0"/>
              <w:ind w:firstLine="0"/>
              <w:jc w:val="center"/>
              <w:rPr>
                <w:b/>
                <w:color w:val="000000"/>
                <w:sz w:val="16"/>
                <w:szCs w:val="16"/>
              </w:rPr>
            </w:pPr>
          </w:p>
        </w:tc>
        <w:tc>
          <w:tcPr>
            <w:tcW w:w="2394" w:type="dxa"/>
            <w:gridSpan w:val="4"/>
            <w:tcBorders>
              <w:left w:val="single" w:color="000000" w:sz="4" w:space="0"/>
              <w:right w:val="single" w:color="000000" w:sz="4" w:space="0"/>
            </w:tcBorders>
            <w:shd w:val="clear" w:color="auto" w:fill="A6A6A6"/>
            <w:vAlign w:val="center"/>
          </w:tcPr>
          <w:p w:rsidRPr="0041642D" w:rsidR="002317D9" w:rsidRDefault="00EE5237" w14:paraId="022AD997"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w:t>
            </w:r>
          </w:p>
        </w:tc>
        <w:tc>
          <w:tcPr>
            <w:tcW w:w="3403" w:type="dxa"/>
            <w:gridSpan w:val="4"/>
            <w:tcBorders>
              <w:left w:val="single" w:color="000000" w:sz="4" w:space="0"/>
              <w:right w:val="single" w:color="000000" w:sz="4" w:space="0"/>
            </w:tcBorders>
            <w:shd w:val="clear" w:color="auto" w:fill="A6A6A6"/>
            <w:vAlign w:val="center"/>
          </w:tcPr>
          <w:p w:rsidRPr="0041642D" w:rsidR="002317D9" w:rsidRDefault="00EE5237" w14:paraId="022AD998"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EFFCI&gt;=6</w:t>
            </w:r>
          </w:p>
        </w:tc>
        <w:tc>
          <w:tcPr>
            <w:tcW w:w="3399" w:type="dxa"/>
            <w:gridSpan w:val="4"/>
            <w:tcBorders>
              <w:left w:val="single" w:color="000000" w:sz="4" w:space="0"/>
            </w:tcBorders>
            <w:shd w:val="clear" w:color="auto" w:fill="A6A6A6"/>
            <w:vAlign w:val="center"/>
          </w:tcPr>
          <w:p w:rsidRPr="0041642D" w:rsidR="002317D9" w:rsidRDefault="00EE5237" w14:paraId="022AD999"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EFFCI&gt;=10</w:t>
            </w:r>
          </w:p>
        </w:tc>
      </w:tr>
      <w:tr w:rsidRPr="0041642D" w:rsidR="002317D9" w14:paraId="022AD9A9" w14:textId="77777777">
        <w:trPr>
          <w:trHeight w:val="567"/>
          <w:jc w:val="center"/>
        </w:trPr>
        <w:tc>
          <w:tcPr>
            <w:tcW w:w="725" w:type="dxa"/>
            <w:tcBorders>
              <w:right w:val="single" w:color="000000" w:sz="4" w:space="0"/>
            </w:tcBorders>
            <w:shd w:val="clear" w:color="auto" w:fill="auto"/>
            <w:vAlign w:val="center"/>
          </w:tcPr>
          <w:p w:rsidRPr="0041642D" w:rsidR="002317D9" w:rsidRDefault="00EE5237" w14:paraId="022AD99B"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Region/</w:t>
            </w:r>
          </w:p>
          <w:p w:rsidRPr="0041642D" w:rsidR="002317D9" w:rsidRDefault="00EE5237" w14:paraId="022AD99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Year</w:t>
            </w:r>
          </w:p>
        </w:tc>
        <w:tc>
          <w:tcPr>
            <w:tcW w:w="579" w:type="dxa"/>
            <w:tcBorders>
              <w:left w:val="single" w:color="000000" w:sz="4" w:space="0"/>
            </w:tcBorders>
            <w:shd w:val="clear" w:color="auto" w:fill="auto"/>
            <w:vAlign w:val="center"/>
          </w:tcPr>
          <w:p w:rsidRPr="0041642D" w:rsidR="002317D9" w:rsidRDefault="00EE5237" w14:paraId="022AD99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595" w:type="dxa"/>
            <w:shd w:val="clear" w:color="auto" w:fill="auto"/>
            <w:vAlign w:val="center"/>
          </w:tcPr>
          <w:p w:rsidRPr="0041642D" w:rsidR="002317D9" w:rsidRDefault="00EE5237" w14:paraId="022AD99E"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712" w:type="dxa"/>
            <w:shd w:val="clear" w:color="auto" w:fill="auto"/>
            <w:vAlign w:val="center"/>
          </w:tcPr>
          <w:p w:rsidRPr="0041642D" w:rsidR="002317D9" w:rsidRDefault="00EE5237" w14:paraId="022AD99F"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508" w:type="dxa"/>
            <w:tcBorders>
              <w:right w:val="single" w:color="000000" w:sz="4" w:space="0"/>
            </w:tcBorders>
            <w:shd w:val="clear" w:color="auto" w:fill="auto"/>
            <w:vAlign w:val="center"/>
          </w:tcPr>
          <w:p w:rsidRPr="0041642D" w:rsidR="002317D9" w:rsidRDefault="00EE5237" w14:paraId="022AD9A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08" w:type="dxa"/>
            <w:tcBorders>
              <w:left w:val="single" w:color="000000" w:sz="4" w:space="0"/>
            </w:tcBorders>
            <w:shd w:val="clear" w:color="auto" w:fill="auto"/>
            <w:vAlign w:val="center"/>
          </w:tcPr>
          <w:p w:rsidRPr="0041642D" w:rsidR="002317D9" w:rsidRDefault="00EE5237" w14:paraId="022AD9A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rsidRPr="0041642D" w:rsidR="002317D9" w:rsidRDefault="00EE5237" w14:paraId="022AD9A2"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990" w:type="dxa"/>
            <w:shd w:val="clear" w:color="auto" w:fill="auto"/>
            <w:vAlign w:val="center"/>
          </w:tcPr>
          <w:p w:rsidRPr="0041642D" w:rsidR="002317D9" w:rsidRDefault="00EE5237" w14:paraId="022AD9A3"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732" w:type="dxa"/>
            <w:tcBorders>
              <w:right w:val="single" w:color="000000" w:sz="4" w:space="0"/>
            </w:tcBorders>
            <w:shd w:val="clear" w:color="auto" w:fill="auto"/>
            <w:vAlign w:val="center"/>
          </w:tcPr>
          <w:p w:rsidRPr="0041642D" w:rsidR="002317D9" w:rsidRDefault="00EE5237" w14:paraId="022AD9A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67" w:type="dxa"/>
            <w:tcBorders>
              <w:left w:val="single" w:color="000000" w:sz="4" w:space="0"/>
            </w:tcBorders>
            <w:shd w:val="clear" w:color="auto" w:fill="auto"/>
            <w:vAlign w:val="center"/>
          </w:tcPr>
          <w:p w:rsidRPr="0041642D" w:rsidR="002317D9" w:rsidRDefault="00EE5237" w14:paraId="022AD9A5"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rsidRPr="0041642D" w:rsidR="002317D9" w:rsidRDefault="00EE5237" w14:paraId="022AD9A6"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810" w:type="dxa"/>
            <w:shd w:val="clear" w:color="auto" w:fill="auto"/>
            <w:vAlign w:val="center"/>
          </w:tcPr>
          <w:p w:rsidRPr="0041642D" w:rsidR="002317D9" w:rsidRDefault="00EE5237" w14:paraId="022AD9A7"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849" w:type="dxa"/>
            <w:shd w:val="clear" w:color="auto" w:fill="auto"/>
            <w:vAlign w:val="center"/>
          </w:tcPr>
          <w:p w:rsidRPr="0041642D" w:rsidR="002317D9" w:rsidRDefault="00EE5237" w14:paraId="022AD9A8"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r>
      <w:tr w:rsidRPr="0041642D" w:rsidR="00925FDE" w14:paraId="022AD9BF" w14:textId="77777777">
        <w:trPr>
          <w:trHeight w:val="567"/>
          <w:jc w:val="center"/>
        </w:trPr>
        <w:tc>
          <w:tcPr>
            <w:tcW w:w="725" w:type="dxa"/>
            <w:tcBorders>
              <w:right w:val="single" w:color="000000" w:sz="4" w:space="0"/>
            </w:tcBorders>
            <w:shd w:val="clear" w:color="auto" w:fill="D9D9D9"/>
            <w:vAlign w:val="center"/>
          </w:tcPr>
          <w:p w:rsidRPr="0041642D" w:rsidR="002317D9" w:rsidRDefault="00EE5237" w14:paraId="022AD9AA"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579" w:type="dxa"/>
            <w:tcBorders>
              <w:left w:val="single" w:color="000000" w:sz="4" w:space="0"/>
            </w:tcBorders>
            <w:shd w:val="clear" w:color="auto" w:fill="D9D9D9"/>
            <w:vAlign w:val="center"/>
          </w:tcPr>
          <w:p w:rsidRPr="0041642D" w:rsidR="002317D9" w:rsidRDefault="00EE5237" w14:paraId="022AD9AB"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175</w:t>
            </w:r>
          </w:p>
        </w:tc>
        <w:tc>
          <w:tcPr>
            <w:tcW w:w="595" w:type="dxa"/>
            <w:shd w:val="clear" w:color="auto" w:fill="D9D9D9"/>
            <w:vAlign w:val="center"/>
          </w:tcPr>
          <w:p w:rsidRPr="0041642D" w:rsidR="002317D9" w:rsidRDefault="00EE5237" w14:paraId="022AD9A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114</w:t>
            </w:r>
          </w:p>
        </w:tc>
        <w:tc>
          <w:tcPr>
            <w:tcW w:w="712" w:type="dxa"/>
            <w:shd w:val="clear" w:color="auto" w:fill="D9D9D9"/>
            <w:vAlign w:val="center"/>
          </w:tcPr>
          <w:p w:rsidRPr="0041642D" w:rsidR="002317D9" w:rsidRDefault="00EE5237" w14:paraId="022AD9A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8</w:t>
            </w:r>
          </w:p>
        </w:tc>
        <w:tc>
          <w:tcPr>
            <w:tcW w:w="508" w:type="dxa"/>
            <w:tcBorders>
              <w:right w:val="single" w:color="000000" w:sz="4" w:space="0"/>
            </w:tcBorders>
            <w:shd w:val="clear" w:color="auto" w:fill="D9D9D9"/>
            <w:vAlign w:val="center"/>
          </w:tcPr>
          <w:p w:rsidRPr="0041642D" w:rsidR="002317D9" w:rsidRDefault="00EE5237" w14:paraId="022AD9AE"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c>
          <w:tcPr>
            <w:tcW w:w="808" w:type="dxa"/>
            <w:tcBorders>
              <w:left w:val="single" w:color="000000" w:sz="4" w:space="0"/>
            </w:tcBorders>
            <w:shd w:val="clear" w:color="auto" w:fill="D9D9D9"/>
            <w:vAlign w:val="center"/>
          </w:tcPr>
          <w:p w:rsidRPr="0041642D" w:rsidR="002317D9" w:rsidRDefault="00EE5237" w14:paraId="022AD9AF"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92</w:t>
            </w:r>
          </w:p>
          <w:p w:rsidRPr="0041642D" w:rsidR="002317D9" w:rsidRDefault="00EE5237" w14:paraId="022AD9B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D9D9D9"/>
            <w:vAlign w:val="center"/>
          </w:tcPr>
          <w:p w:rsidRPr="0041642D" w:rsidR="002317D9" w:rsidRDefault="00EE5237" w14:paraId="022AD9B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101</w:t>
            </w:r>
          </w:p>
          <w:p w:rsidRPr="0041642D" w:rsidR="002317D9" w:rsidRDefault="00EE5237" w14:paraId="022AD9B2"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(-12%)</w:t>
            </w:r>
          </w:p>
        </w:tc>
        <w:tc>
          <w:tcPr>
            <w:tcW w:w="990" w:type="dxa"/>
            <w:shd w:val="clear" w:color="auto" w:fill="D9D9D9"/>
            <w:vAlign w:val="center"/>
          </w:tcPr>
          <w:p w:rsidRPr="0041642D" w:rsidR="002317D9" w:rsidRDefault="00EE5237" w14:paraId="022AD9B3"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rsidRPr="0041642D" w:rsidR="002317D9" w:rsidRDefault="00EE5237" w14:paraId="022AD9B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(-100%)</w:t>
            </w:r>
          </w:p>
        </w:tc>
        <w:tc>
          <w:tcPr>
            <w:tcW w:w="732" w:type="dxa"/>
            <w:tcBorders>
              <w:right w:val="single" w:color="000000" w:sz="4" w:space="0"/>
            </w:tcBorders>
            <w:shd w:val="clear" w:color="auto" w:fill="D9D9D9"/>
            <w:vAlign w:val="center"/>
          </w:tcPr>
          <w:p w:rsidRPr="0041642D" w:rsidR="002317D9" w:rsidRDefault="00EE5237" w14:paraId="022AD9B5"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193</w:t>
            </w:r>
          </w:p>
          <w:p w:rsidRPr="0041642D" w:rsidR="002317D9" w:rsidRDefault="00EE5237" w14:paraId="022AD9B6"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(-35%)</w:t>
            </w:r>
          </w:p>
        </w:tc>
        <w:tc>
          <w:tcPr>
            <w:tcW w:w="867" w:type="dxa"/>
            <w:tcBorders>
              <w:left w:val="single" w:color="000000" w:sz="4" w:space="0"/>
            </w:tcBorders>
            <w:shd w:val="clear" w:color="auto" w:fill="D9D9D9"/>
            <w:vAlign w:val="center"/>
          </w:tcPr>
          <w:p w:rsidRPr="0041642D" w:rsidR="002317D9" w:rsidRDefault="00EE5237" w14:paraId="022AD9B7"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18</w:t>
            </w:r>
          </w:p>
          <w:p w:rsidRPr="0041642D" w:rsidR="002317D9" w:rsidRDefault="00EE5237" w14:paraId="022AD9B8"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(-90 %)</w:t>
            </w:r>
          </w:p>
        </w:tc>
        <w:tc>
          <w:tcPr>
            <w:tcW w:w="873" w:type="dxa"/>
            <w:shd w:val="clear" w:color="auto" w:fill="D9D9D9"/>
            <w:vAlign w:val="center"/>
          </w:tcPr>
          <w:p w:rsidRPr="0041642D" w:rsidR="002317D9" w:rsidRDefault="00EE5237" w14:paraId="022AD9B9"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p w:rsidRPr="0041642D" w:rsidR="002317D9" w:rsidRDefault="00EE5237" w14:paraId="022AD9BA"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(-71 %)</w:t>
            </w:r>
          </w:p>
        </w:tc>
        <w:tc>
          <w:tcPr>
            <w:tcW w:w="810" w:type="dxa"/>
            <w:shd w:val="clear" w:color="auto" w:fill="D9D9D9"/>
            <w:vAlign w:val="center"/>
          </w:tcPr>
          <w:p w:rsidRPr="0041642D" w:rsidR="002317D9" w:rsidRDefault="00EE5237" w14:paraId="022AD9BB"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rsidRPr="0041642D" w:rsidR="002317D9" w:rsidRDefault="00EE5237" w14:paraId="022AD9B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D9D9D9"/>
            <w:vAlign w:val="center"/>
          </w:tcPr>
          <w:p w:rsidRPr="0041642D" w:rsidR="002317D9" w:rsidRDefault="00EE5237" w14:paraId="022AD9B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51</w:t>
            </w:r>
          </w:p>
          <w:p w:rsidRPr="0041642D" w:rsidR="002317D9" w:rsidRDefault="00EE5237" w14:paraId="022AD9BE"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(-83 %)</w:t>
            </w:r>
          </w:p>
        </w:tc>
      </w:tr>
      <w:tr w:rsidRPr="0041642D" w:rsidR="002317D9" w14:paraId="022AD9D5" w14:textId="77777777">
        <w:trPr>
          <w:trHeight w:val="567"/>
          <w:jc w:val="center"/>
        </w:trPr>
        <w:tc>
          <w:tcPr>
            <w:tcW w:w="725" w:type="dxa"/>
            <w:tcBorders>
              <w:right w:val="single" w:color="000000" w:sz="4" w:space="0"/>
            </w:tcBorders>
            <w:shd w:val="clear" w:color="auto" w:fill="auto"/>
            <w:vAlign w:val="center"/>
          </w:tcPr>
          <w:p w:rsidRPr="0041642D" w:rsidR="002317D9" w:rsidRDefault="00EE5237" w14:paraId="022AD9C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579" w:type="dxa"/>
            <w:tcBorders>
              <w:left w:val="single" w:color="000000" w:sz="4" w:space="0"/>
            </w:tcBorders>
            <w:shd w:val="clear" w:color="auto" w:fill="auto"/>
            <w:vAlign w:val="center"/>
          </w:tcPr>
          <w:p w:rsidRPr="0041642D" w:rsidR="002317D9" w:rsidRDefault="00EE5237" w14:paraId="022AD9C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91</w:t>
            </w:r>
          </w:p>
        </w:tc>
        <w:tc>
          <w:tcPr>
            <w:tcW w:w="595" w:type="dxa"/>
            <w:shd w:val="clear" w:color="auto" w:fill="auto"/>
            <w:vAlign w:val="center"/>
          </w:tcPr>
          <w:p w:rsidRPr="0041642D" w:rsidR="002317D9" w:rsidRDefault="00EE5237" w14:paraId="022AD9C2"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88</w:t>
            </w:r>
          </w:p>
        </w:tc>
        <w:tc>
          <w:tcPr>
            <w:tcW w:w="712" w:type="dxa"/>
            <w:shd w:val="clear" w:color="auto" w:fill="auto"/>
            <w:vAlign w:val="center"/>
          </w:tcPr>
          <w:p w:rsidRPr="0041642D" w:rsidR="002317D9" w:rsidRDefault="00EE5237" w14:paraId="022AD9C3"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11</w:t>
            </w:r>
          </w:p>
        </w:tc>
        <w:tc>
          <w:tcPr>
            <w:tcW w:w="508" w:type="dxa"/>
            <w:tcBorders>
              <w:right w:val="single" w:color="000000" w:sz="4" w:space="0"/>
            </w:tcBorders>
            <w:shd w:val="clear" w:color="auto" w:fill="auto"/>
            <w:vAlign w:val="center"/>
          </w:tcPr>
          <w:p w:rsidRPr="0041642D" w:rsidR="002317D9" w:rsidRDefault="00EE5237" w14:paraId="022AD9C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808" w:type="dxa"/>
            <w:tcBorders>
              <w:left w:val="single" w:color="000000" w:sz="4" w:space="0"/>
            </w:tcBorders>
            <w:shd w:val="clear" w:color="auto" w:fill="auto"/>
            <w:vAlign w:val="center"/>
          </w:tcPr>
          <w:p w:rsidRPr="0041642D" w:rsidR="002317D9" w:rsidRDefault="00EE5237" w14:paraId="022AD9C5"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rsidRPr="0041642D" w:rsidR="002317D9" w:rsidRDefault="00EE5237" w14:paraId="022AD9C6"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auto"/>
            <w:vAlign w:val="center"/>
          </w:tcPr>
          <w:p w:rsidRPr="0041642D" w:rsidR="002317D9" w:rsidRDefault="00EE5237" w14:paraId="022AD9C7"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77</w:t>
            </w:r>
          </w:p>
          <w:p w:rsidRPr="0041642D" w:rsidR="002317D9" w:rsidRDefault="00EE5237" w14:paraId="022AD9C8"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(-12 %)</w:t>
            </w:r>
          </w:p>
        </w:tc>
        <w:tc>
          <w:tcPr>
            <w:tcW w:w="990" w:type="dxa"/>
            <w:shd w:val="clear" w:color="auto" w:fill="auto"/>
            <w:vAlign w:val="center"/>
          </w:tcPr>
          <w:p w:rsidRPr="0041642D" w:rsidR="002317D9" w:rsidRDefault="00EE5237" w14:paraId="022AD9C9"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w:t>
            </w:r>
          </w:p>
          <w:p w:rsidRPr="0041642D" w:rsidR="002317D9" w:rsidRDefault="00EE5237" w14:paraId="022AD9CA"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(-82%)</w:t>
            </w:r>
          </w:p>
        </w:tc>
        <w:tc>
          <w:tcPr>
            <w:tcW w:w="732" w:type="dxa"/>
            <w:tcBorders>
              <w:right w:val="single" w:color="000000" w:sz="4" w:space="0"/>
            </w:tcBorders>
            <w:shd w:val="clear" w:color="auto" w:fill="auto"/>
            <w:vAlign w:val="center"/>
          </w:tcPr>
          <w:p w:rsidRPr="0041642D" w:rsidR="002317D9" w:rsidRDefault="00EE5237" w14:paraId="022AD9CB"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127</w:t>
            </w:r>
          </w:p>
          <w:p w:rsidRPr="0041642D" w:rsidR="002317D9" w:rsidRDefault="00EE5237" w14:paraId="022AD9CC"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tc>
        <w:tc>
          <w:tcPr>
            <w:tcW w:w="867" w:type="dxa"/>
            <w:tcBorders>
              <w:left w:val="single" w:color="000000" w:sz="4" w:space="0"/>
            </w:tcBorders>
            <w:shd w:val="clear" w:color="auto" w:fill="auto"/>
            <w:vAlign w:val="center"/>
          </w:tcPr>
          <w:p w:rsidRPr="0041642D" w:rsidR="002317D9" w:rsidRDefault="00EE5237" w14:paraId="022AD9CD"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22</w:t>
            </w:r>
          </w:p>
          <w:p w:rsidRPr="0041642D" w:rsidR="002317D9" w:rsidRDefault="00EE5237" w14:paraId="022AD9CE"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(-76 %)</w:t>
            </w:r>
          </w:p>
        </w:tc>
        <w:tc>
          <w:tcPr>
            <w:tcW w:w="873" w:type="dxa"/>
            <w:shd w:val="clear" w:color="auto" w:fill="auto"/>
            <w:vAlign w:val="center"/>
          </w:tcPr>
          <w:p w:rsidRPr="0041642D" w:rsidR="002317D9" w:rsidRDefault="00EE5237" w14:paraId="022AD9CF"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26</w:t>
            </w:r>
          </w:p>
          <w:p w:rsidRPr="0041642D" w:rsidR="002317D9" w:rsidRDefault="00EE5237" w14:paraId="022AD9D0"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(-70 %)</w:t>
            </w:r>
          </w:p>
        </w:tc>
        <w:tc>
          <w:tcPr>
            <w:tcW w:w="810" w:type="dxa"/>
            <w:shd w:val="clear" w:color="auto" w:fill="auto"/>
            <w:vAlign w:val="center"/>
          </w:tcPr>
          <w:p w:rsidRPr="0041642D" w:rsidR="002317D9" w:rsidRDefault="00EE5237" w14:paraId="022AD9D1"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rsidRPr="0041642D" w:rsidR="002317D9" w:rsidRDefault="00EE5237" w14:paraId="022AD9D2"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auto"/>
            <w:vAlign w:val="center"/>
          </w:tcPr>
          <w:p w:rsidRPr="0041642D" w:rsidR="002317D9" w:rsidRDefault="00EE5237" w14:paraId="022AD9D3"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rsidRPr="0041642D" w:rsidR="002317D9" w:rsidRDefault="00EE5237" w14:paraId="022AD9D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(-75 %)</w:t>
            </w:r>
          </w:p>
        </w:tc>
      </w:tr>
    </w:tbl>
    <w:p w:rsidRPr="0041642D" w:rsidR="002317D9" w:rsidRDefault="002317D9" w14:paraId="022AD9D6" w14:textId="77777777">
      <w:pPr>
        <w:pBdr>
          <w:top w:val="nil"/>
          <w:left w:val="nil"/>
          <w:bottom w:val="nil"/>
          <w:right w:val="nil"/>
          <w:between w:val="nil"/>
        </w:pBdr>
        <w:spacing w:before="240" w:after="120" w:line="240" w:lineRule="auto"/>
        <w:rPr>
          <w:b/>
          <w:color w:val="000000"/>
          <w:sz w:val="16"/>
          <w:szCs w:val="16"/>
        </w:rPr>
        <w:sectPr w:rsidRPr="0041642D" w:rsidR="002317D9">
          <w:pgSz w:w="11906" w:h="16838" w:orient="portrait"/>
          <w:pgMar w:top="851" w:right="851" w:bottom="851" w:left="1134" w:header="709" w:footer="709" w:gutter="0"/>
          <w:cols w:space="720"/>
        </w:sectPr>
      </w:pPr>
      <w:bookmarkStart w:name="_1t3h5sf" w:colFirst="0" w:colLast="0" w:id="58"/>
      <w:bookmarkEnd w:id="58"/>
    </w:p>
    <w:p w:rsidRPr="0041642D" w:rsidR="00AB28DF" w:rsidP="00AB28DF" w:rsidRDefault="00AB28DF" w14:paraId="593CF9DF" w14:textId="181BD98A">
      <w:pPr>
        <w:pStyle w:val="Tablecaptions"/>
      </w:pPr>
      <w:bookmarkStart w:name="_Ref98948519" w:id="59"/>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9D77B6">
        <w:rPr>
          <w:b/>
          <w:bCs/>
          <w:noProof/>
        </w:rPr>
        <w:t>4</w:t>
      </w:r>
      <w:r w:rsidRPr="0041642D">
        <w:rPr>
          <w:b/>
          <w:bCs/>
        </w:rPr>
        <w:fldChar w:fldCharType="end"/>
      </w:r>
      <w:bookmarkEnd w:id="59"/>
      <w:r w:rsidRPr="0041642D">
        <w:t xml:space="preserve"> - </w:t>
      </w:r>
      <w:r w:rsidRPr="0041642D" w:rsidR="00442154">
        <w:t>D</w:t>
      </w:r>
      <w:r w:rsidRPr="0041642D">
        <w:t xml:space="preserve">ay 1 ecPoint and ENS forecasts </w:t>
      </w:r>
      <w:r w:rsidRPr="0041642D" w:rsidR="002344DA">
        <w:t xml:space="preserve">used </w:t>
      </w:r>
      <w:r w:rsidRPr="0041642D">
        <w:t xml:space="preserve">to define the </w:t>
      </w:r>
      <w:r w:rsidRPr="0041642D" w:rsidR="002344DA">
        <w:t xml:space="preserve">verifying </w:t>
      </w:r>
      <w:r w:rsidRPr="0041642D">
        <w:t xml:space="preserve">rainfall events.  </w:t>
      </w:r>
    </w:p>
    <w:tbl>
      <w:tblPr>
        <w:tblW w:w="7372" w:type="dxa"/>
        <w:jc w:val="center"/>
        <w:tblBorders>
          <w:top w:val="nil"/>
          <w:left w:val="nil"/>
          <w:bottom w:val="nil"/>
          <w:right w:val="nil"/>
          <w:insideH w:val="nil"/>
          <w:insideV w:val="nil"/>
        </w:tblBorders>
        <w:tblLayout w:type="fixed"/>
        <w:tblLook w:val="0400" w:firstRow="0" w:lastRow="0" w:firstColumn="0" w:lastColumn="0" w:noHBand="0" w:noVBand="1"/>
      </w:tblPr>
      <w:tblGrid>
        <w:gridCol w:w="3544"/>
        <w:gridCol w:w="3828"/>
      </w:tblGrid>
      <w:tr w:rsidRPr="0041642D" w:rsidR="00643CCE" w:rsidTr="007965AA" w14:paraId="022AD9DB" w14:textId="77777777">
        <w:trPr>
          <w:trHeight w:val="567"/>
          <w:jc w:val="center"/>
        </w:trPr>
        <w:tc>
          <w:tcPr>
            <w:tcW w:w="3544" w:type="dxa"/>
            <w:shd w:val="clear" w:color="auto" w:fill="A6A6A6"/>
            <w:vAlign w:val="center"/>
          </w:tcPr>
          <w:p w:rsidRPr="0041642D" w:rsidR="00643CCE" w:rsidRDefault="00AD73BA" w14:paraId="022AD9D9" w14:textId="34318815">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Valid </w:t>
            </w:r>
            <w:r w:rsidRPr="0041642D" w:rsidR="005B47C0">
              <w:rPr>
                <w:b/>
                <w:color w:val="000000"/>
                <w:sz w:val="16"/>
                <w:szCs w:val="16"/>
              </w:rPr>
              <w:t xml:space="preserve">12-hourly </w:t>
            </w:r>
            <w:r w:rsidRPr="0041642D" w:rsidR="00643CCE">
              <w:rPr>
                <w:b/>
                <w:color w:val="000000"/>
                <w:sz w:val="16"/>
                <w:szCs w:val="16"/>
              </w:rPr>
              <w:t xml:space="preserve">periods </w:t>
            </w:r>
            <w:r w:rsidRPr="0041642D" w:rsidR="006D4CFB">
              <w:rPr>
                <w:b/>
                <w:color w:val="000000"/>
                <w:sz w:val="16"/>
                <w:szCs w:val="16"/>
              </w:rPr>
              <w:t>(in UTC</w:t>
            </w:r>
            <w:r w:rsidRPr="0041642D" w:rsidR="00634D37">
              <w:rPr>
                <w:b/>
                <w:color w:val="000000"/>
                <w:sz w:val="16"/>
                <w:szCs w:val="16"/>
              </w:rPr>
              <w:t xml:space="preserve"> for day X</w:t>
            </w:r>
            <w:r w:rsidRPr="0041642D" w:rsidR="006D4CFB">
              <w:rPr>
                <w:b/>
                <w:color w:val="000000"/>
                <w:sz w:val="16"/>
                <w:szCs w:val="16"/>
              </w:rPr>
              <w:t xml:space="preserve">) </w:t>
            </w:r>
            <w:r w:rsidRPr="0041642D" w:rsidR="00643CCE">
              <w:rPr>
                <w:b/>
                <w:color w:val="000000"/>
                <w:sz w:val="16"/>
                <w:szCs w:val="16"/>
              </w:rPr>
              <w:t xml:space="preserve">containing the </w:t>
            </w:r>
            <w:r w:rsidRPr="0041642D" w:rsidR="000E3942">
              <w:rPr>
                <w:b/>
                <w:color w:val="000000"/>
                <w:sz w:val="16"/>
                <w:szCs w:val="16"/>
              </w:rPr>
              <w:t xml:space="preserve">reporting time of </w:t>
            </w:r>
            <w:r w:rsidRPr="0041642D" w:rsidR="00BE25ED">
              <w:rPr>
                <w:b/>
                <w:color w:val="000000"/>
                <w:sz w:val="16"/>
                <w:szCs w:val="16"/>
              </w:rPr>
              <w:t xml:space="preserve">the </w:t>
            </w:r>
            <w:r w:rsidRPr="0041642D" w:rsidR="00643CCE">
              <w:rPr>
                <w:b/>
                <w:color w:val="000000"/>
                <w:sz w:val="16"/>
                <w:szCs w:val="16"/>
              </w:rPr>
              <w:t>flood report</w:t>
            </w:r>
            <w:r w:rsidRPr="0041642D" w:rsidR="006D4CFB">
              <w:rPr>
                <w:b/>
                <w:color w:val="000000"/>
                <w:sz w:val="16"/>
                <w:szCs w:val="16"/>
              </w:rPr>
              <w:t>s</w:t>
            </w:r>
          </w:p>
        </w:tc>
        <w:tc>
          <w:tcPr>
            <w:tcW w:w="3828" w:type="dxa"/>
            <w:shd w:val="clear" w:color="auto" w:fill="A6A6A6"/>
            <w:vAlign w:val="center"/>
          </w:tcPr>
          <w:p w:rsidRPr="0041642D" w:rsidR="00BE25ED" w:rsidP="007965AA" w:rsidRDefault="00787565" w14:paraId="022AD9DA" w14:textId="6E04CB68">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Correspondent 12-hourly </w:t>
            </w:r>
            <w:r w:rsidRPr="0041642D" w:rsidR="00643CCE">
              <w:rPr>
                <w:b/>
                <w:color w:val="000000"/>
                <w:sz w:val="16"/>
                <w:szCs w:val="16"/>
              </w:rPr>
              <w:t>accumulation periods</w:t>
            </w:r>
            <w:r w:rsidRPr="0041642D" w:rsidR="005B49FC">
              <w:rPr>
                <w:b/>
                <w:color w:val="000000"/>
                <w:sz w:val="16"/>
                <w:szCs w:val="16"/>
              </w:rPr>
              <w:t xml:space="preserve"> for day 1 rainfall forecasts</w:t>
            </w:r>
            <w:r w:rsidRPr="0041642D" w:rsidR="007965AA">
              <w:rPr>
                <w:b/>
                <w:color w:val="000000"/>
                <w:sz w:val="16"/>
                <w:szCs w:val="16"/>
              </w:rPr>
              <w:t xml:space="preserve"> </w:t>
            </w:r>
            <w:r w:rsidRPr="0041642D" w:rsidR="00BE25ED">
              <w:rPr>
                <w:b/>
                <w:color w:val="000000"/>
                <w:sz w:val="16"/>
                <w:szCs w:val="16"/>
              </w:rPr>
              <w:t>(forecast base date</w:t>
            </w:r>
            <w:r w:rsidRPr="0041642D" w:rsidR="00DA4111">
              <w:rPr>
                <w:b/>
                <w:color w:val="000000"/>
                <w:sz w:val="16"/>
                <w:szCs w:val="16"/>
              </w:rPr>
              <w:t xml:space="preserve"> /</w:t>
            </w:r>
            <w:r w:rsidRPr="0041642D" w:rsidR="00BE25ED">
              <w:rPr>
                <w:b/>
                <w:color w:val="000000"/>
                <w:sz w:val="16"/>
                <w:szCs w:val="16"/>
              </w:rPr>
              <w:t xml:space="preserve"> forecast base time</w:t>
            </w:r>
            <w:r w:rsidRPr="0041642D" w:rsidR="00DA4111">
              <w:rPr>
                <w:b/>
                <w:color w:val="000000"/>
                <w:sz w:val="16"/>
                <w:szCs w:val="16"/>
              </w:rPr>
              <w:t xml:space="preserve"> in UTC /</w:t>
            </w:r>
            <w:r w:rsidRPr="0041642D" w:rsidR="00BE25ED">
              <w:rPr>
                <w:b/>
                <w:color w:val="000000"/>
                <w:sz w:val="16"/>
                <w:szCs w:val="16"/>
              </w:rPr>
              <w:t xml:space="preserve"> lead time in hours)</w:t>
            </w:r>
          </w:p>
        </w:tc>
      </w:tr>
      <w:tr w:rsidRPr="0041642D" w:rsidR="00643CCE" w:rsidTr="007965AA" w14:paraId="022AD9DF" w14:textId="77777777">
        <w:trPr>
          <w:trHeight w:val="284"/>
          <w:jc w:val="center"/>
        </w:trPr>
        <w:tc>
          <w:tcPr>
            <w:tcW w:w="3544" w:type="dxa"/>
            <w:vMerge w:val="restart"/>
            <w:shd w:val="clear" w:color="auto" w:fill="auto"/>
            <w:vAlign w:val="center"/>
          </w:tcPr>
          <w:p w:rsidRPr="0041642D" w:rsidR="00643CCE" w:rsidRDefault="00643CCE" w14:paraId="022AD9DD" w14:textId="4F654E77">
            <w:pPr>
              <w:pBdr>
                <w:top w:val="nil"/>
                <w:left w:val="nil"/>
                <w:bottom w:val="nil"/>
                <w:right w:val="nil"/>
                <w:between w:val="nil"/>
              </w:pBdr>
              <w:spacing w:before="0"/>
              <w:ind w:firstLine="0"/>
              <w:jc w:val="center"/>
              <w:rPr>
                <w:color w:val="000000"/>
                <w:sz w:val="16"/>
                <w:szCs w:val="16"/>
              </w:rPr>
            </w:pPr>
            <w:r w:rsidRPr="0041642D">
              <w:rPr>
                <w:color w:val="000000"/>
                <w:sz w:val="16"/>
                <w:szCs w:val="16"/>
              </w:rPr>
              <w:t>18 (on day X-1) to 6</w:t>
            </w:r>
          </w:p>
        </w:tc>
        <w:tc>
          <w:tcPr>
            <w:tcW w:w="3828" w:type="dxa"/>
            <w:shd w:val="clear" w:color="auto" w:fill="auto"/>
            <w:vAlign w:val="center"/>
          </w:tcPr>
          <w:p w:rsidRPr="0041642D" w:rsidR="00643CCE" w:rsidRDefault="00643CCE" w14:paraId="022AD9DE" w14:textId="10564F9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 </w:t>
            </w:r>
            <w:r w:rsidRPr="0041642D">
              <w:rPr>
                <w:color w:val="000000"/>
                <w:sz w:val="16"/>
                <w:szCs w:val="16"/>
              </w:rPr>
              <w:t xml:space="preserve">00 UTC </w:t>
            </w:r>
            <w:r w:rsidRPr="0041642D" w:rsidR="00DA4111">
              <w:rPr>
                <w:color w:val="000000"/>
                <w:sz w:val="16"/>
                <w:szCs w:val="16"/>
              </w:rPr>
              <w:t xml:space="preserve">/ </w:t>
            </w:r>
            <w:r w:rsidRPr="0041642D">
              <w:rPr>
                <w:color w:val="000000"/>
                <w:sz w:val="16"/>
                <w:szCs w:val="16"/>
              </w:rPr>
              <w:t>(t+18,t+30)</w:t>
            </w:r>
          </w:p>
        </w:tc>
      </w:tr>
      <w:tr w:rsidRPr="0041642D" w:rsidR="00643CCE" w:rsidTr="007965AA" w14:paraId="022AD9E3" w14:textId="77777777">
        <w:trPr>
          <w:trHeight w:val="284"/>
          <w:jc w:val="center"/>
        </w:trPr>
        <w:tc>
          <w:tcPr>
            <w:tcW w:w="3544" w:type="dxa"/>
            <w:vMerge/>
            <w:shd w:val="clear" w:color="auto" w:fill="auto"/>
            <w:vAlign w:val="center"/>
          </w:tcPr>
          <w:p w:rsidRPr="0041642D" w:rsidR="00643CCE" w:rsidRDefault="00643CCE" w14:paraId="022AD9E1"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rsidRPr="0041642D" w:rsidR="00643CCE" w:rsidRDefault="00643CCE" w14:paraId="022AD9E2" w14:textId="30A170F9">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w:t>
            </w:r>
            <w:r w:rsidRPr="0041642D">
              <w:rPr>
                <w:color w:val="000000"/>
                <w:sz w:val="16"/>
                <w:szCs w:val="16"/>
              </w:rPr>
              <w:t xml:space="preserve"> 12 UTC </w:t>
            </w:r>
            <w:r w:rsidRPr="0041642D" w:rsidR="00DA4111">
              <w:rPr>
                <w:color w:val="000000"/>
                <w:sz w:val="16"/>
                <w:szCs w:val="16"/>
              </w:rPr>
              <w:t xml:space="preserve">/ </w:t>
            </w:r>
            <w:r w:rsidRPr="0041642D">
              <w:rPr>
                <w:color w:val="000000"/>
                <w:sz w:val="16"/>
                <w:szCs w:val="16"/>
              </w:rPr>
              <w:t>(t+6,t+18)</w:t>
            </w:r>
          </w:p>
        </w:tc>
      </w:tr>
      <w:tr w:rsidRPr="0041642D" w:rsidR="00643CCE" w:rsidTr="007965AA" w14:paraId="022AD9E7" w14:textId="77777777">
        <w:trPr>
          <w:trHeight w:val="284"/>
          <w:jc w:val="center"/>
        </w:trPr>
        <w:tc>
          <w:tcPr>
            <w:tcW w:w="3544" w:type="dxa"/>
            <w:vMerge w:val="restart"/>
            <w:shd w:val="clear" w:color="auto" w:fill="auto"/>
            <w:vAlign w:val="center"/>
          </w:tcPr>
          <w:p w:rsidRPr="0041642D" w:rsidR="00643CCE" w:rsidRDefault="00643CCE" w14:paraId="022AD9E5" w14:textId="6D919CE5">
            <w:pPr>
              <w:pBdr>
                <w:top w:val="nil"/>
                <w:left w:val="nil"/>
                <w:bottom w:val="nil"/>
                <w:right w:val="nil"/>
                <w:between w:val="nil"/>
              </w:pBdr>
              <w:spacing w:before="0"/>
              <w:ind w:firstLine="0"/>
              <w:jc w:val="center"/>
              <w:rPr>
                <w:color w:val="000000"/>
                <w:sz w:val="16"/>
                <w:szCs w:val="16"/>
              </w:rPr>
            </w:pPr>
            <w:r w:rsidRPr="0041642D">
              <w:rPr>
                <w:color w:val="000000"/>
                <w:sz w:val="16"/>
                <w:szCs w:val="16"/>
              </w:rPr>
              <w:t>0 to 12</w:t>
            </w:r>
          </w:p>
        </w:tc>
        <w:tc>
          <w:tcPr>
            <w:tcW w:w="3828" w:type="dxa"/>
            <w:shd w:val="clear" w:color="auto" w:fill="auto"/>
            <w:vAlign w:val="center"/>
          </w:tcPr>
          <w:p w:rsidRPr="0041642D" w:rsidR="00643CCE" w:rsidRDefault="00643CCE" w14:paraId="022AD9E6" w14:textId="57E3D176">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w:t>
            </w:r>
            <w:r w:rsidRPr="0041642D" w:rsidR="00DA4111">
              <w:rPr>
                <w:color w:val="000000"/>
                <w:sz w:val="16"/>
                <w:szCs w:val="16"/>
              </w:rPr>
              <w:t xml:space="preserve"> /</w:t>
            </w:r>
            <w:r w:rsidRPr="0041642D">
              <w:rPr>
                <w:color w:val="000000"/>
                <w:sz w:val="16"/>
                <w:szCs w:val="16"/>
              </w:rPr>
              <w:t xml:space="preserve"> (t+0,t+12)</w:t>
            </w:r>
          </w:p>
        </w:tc>
      </w:tr>
      <w:tr w:rsidRPr="0041642D" w:rsidR="00643CCE" w:rsidTr="007965AA" w14:paraId="022AD9EB" w14:textId="77777777">
        <w:trPr>
          <w:trHeight w:val="284"/>
          <w:jc w:val="center"/>
        </w:trPr>
        <w:tc>
          <w:tcPr>
            <w:tcW w:w="3544" w:type="dxa"/>
            <w:vMerge/>
            <w:shd w:val="clear" w:color="auto" w:fill="auto"/>
            <w:vAlign w:val="center"/>
          </w:tcPr>
          <w:p w:rsidRPr="0041642D" w:rsidR="00643CCE" w:rsidRDefault="00643CCE" w14:paraId="022AD9E9"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rsidRPr="0041642D" w:rsidR="00643CCE" w:rsidRDefault="00643CCE" w14:paraId="022AD9EA" w14:textId="599C4AAB">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w:t>
            </w:r>
            <w:r w:rsidRPr="0041642D">
              <w:rPr>
                <w:color w:val="000000"/>
                <w:sz w:val="16"/>
                <w:szCs w:val="16"/>
              </w:rPr>
              <w:t xml:space="preserve"> 12 UTC</w:t>
            </w:r>
            <w:r w:rsidRPr="0041642D" w:rsidR="00DA4111">
              <w:rPr>
                <w:color w:val="000000"/>
                <w:sz w:val="16"/>
                <w:szCs w:val="16"/>
              </w:rPr>
              <w:t xml:space="preserve"> /</w:t>
            </w:r>
            <w:r w:rsidRPr="0041642D">
              <w:rPr>
                <w:color w:val="000000"/>
                <w:sz w:val="16"/>
                <w:szCs w:val="16"/>
              </w:rPr>
              <w:t xml:space="preserve"> (t+12,t+24)</w:t>
            </w:r>
          </w:p>
        </w:tc>
      </w:tr>
      <w:tr w:rsidRPr="0041642D" w:rsidR="00643CCE" w:rsidTr="007965AA" w14:paraId="022AD9EF" w14:textId="77777777">
        <w:trPr>
          <w:trHeight w:val="284"/>
          <w:jc w:val="center"/>
        </w:trPr>
        <w:tc>
          <w:tcPr>
            <w:tcW w:w="3544" w:type="dxa"/>
            <w:vMerge w:val="restart"/>
            <w:shd w:val="clear" w:color="auto" w:fill="D9D9D9"/>
            <w:vAlign w:val="center"/>
          </w:tcPr>
          <w:p w:rsidRPr="0041642D" w:rsidR="00643CCE" w:rsidRDefault="00643CCE" w14:paraId="022AD9ED" w14:textId="00226E24">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0 to 12</w:t>
            </w:r>
          </w:p>
        </w:tc>
        <w:tc>
          <w:tcPr>
            <w:tcW w:w="3828" w:type="dxa"/>
            <w:shd w:val="clear" w:color="auto" w:fill="D9D9D9"/>
            <w:vAlign w:val="center"/>
          </w:tcPr>
          <w:p w:rsidRPr="0041642D" w:rsidR="00643CCE" w:rsidRDefault="00643CCE" w14:paraId="022AD9EE" w14:textId="5363E3E0">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w:t>
            </w:r>
            <w:r w:rsidRPr="0041642D" w:rsidR="00DA4111">
              <w:rPr>
                <w:color w:val="000000"/>
                <w:sz w:val="16"/>
                <w:szCs w:val="16"/>
              </w:rPr>
              <w:t xml:space="preserve"> /</w:t>
            </w:r>
            <w:r w:rsidRPr="0041642D">
              <w:rPr>
                <w:color w:val="000000"/>
                <w:sz w:val="16"/>
                <w:szCs w:val="16"/>
              </w:rPr>
              <w:t xml:space="preserve"> (t+0,t+12)</w:t>
            </w:r>
          </w:p>
        </w:tc>
      </w:tr>
      <w:tr w:rsidRPr="0041642D" w:rsidR="00643CCE" w:rsidTr="007965AA" w14:paraId="022AD9F3" w14:textId="77777777">
        <w:trPr>
          <w:trHeight w:val="284"/>
          <w:jc w:val="center"/>
        </w:trPr>
        <w:tc>
          <w:tcPr>
            <w:tcW w:w="3544" w:type="dxa"/>
            <w:vMerge/>
            <w:shd w:val="clear" w:color="auto" w:fill="D9D9D9"/>
            <w:vAlign w:val="center"/>
          </w:tcPr>
          <w:p w:rsidRPr="0041642D" w:rsidR="00643CCE" w:rsidRDefault="00643CCE" w14:paraId="022AD9F1"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rsidRPr="0041642D" w:rsidR="00643CCE" w:rsidRDefault="00643CCE" w14:paraId="022AD9F2" w14:textId="5ACA0AB7">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w:t>
            </w:r>
            <w:r w:rsidRPr="0041642D">
              <w:rPr>
                <w:color w:val="000000"/>
                <w:sz w:val="16"/>
                <w:szCs w:val="16"/>
              </w:rPr>
              <w:t xml:space="preserve"> 12 UTC </w:t>
            </w:r>
            <w:r w:rsidRPr="0041642D" w:rsidR="00DA4111">
              <w:rPr>
                <w:color w:val="000000"/>
                <w:sz w:val="16"/>
                <w:szCs w:val="16"/>
              </w:rPr>
              <w:t xml:space="preserve">/ </w:t>
            </w:r>
            <w:r w:rsidRPr="0041642D">
              <w:rPr>
                <w:color w:val="000000"/>
                <w:sz w:val="16"/>
                <w:szCs w:val="16"/>
              </w:rPr>
              <w:t>(t+12,t+24)</w:t>
            </w:r>
          </w:p>
        </w:tc>
      </w:tr>
      <w:tr w:rsidRPr="0041642D" w:rsidR="00643CCE" w:rsidTr="007965AA" w14:paraId="022AD9F7" w14:textId="77777777">
        <w:trPr>
          <w:trHeight w:val="284"/>
          <w:jc w:val="center"/>
        </w:trPr>
        <w:tc>
          <w:tcPr>
            <w:tcW w:w="3544" w:type="dxa"/>
            <w:vMerge w:val="restart"/>
            <w:shd w:val="clear" w:color="auto" w:fill="D9D9D9"/>
            <w:vAlign w:val="center"/>
          </w:tcPr>
          <w:p w:rsidRPr="0041642D" w:rsidR="00643CCE" w:rsidRDefault="00643CCE" w14:paraId="022AD9F5" w14:textId="7BFF742D">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6 to 18</w:t>
            </w:r>
          </w:p>
        </w:tc>
        <w:tc>
          <w:tcPr>
            <w:tcW w:w="3828" w:type="dxa"/>
            <w:shd w:val="clear" w:color="auto" w:fill="D9D9D9"/>
            <w:vAlign w:val="center"/>
          </w:tcPr>
          <w:p w:rsidRPr="0041642D" w:rsidR="00643CCE" w:rsidRDefault="00643CCE" w14:paraId="022AD9F6" w14:textId="6965A661">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w:t>
            </w:r>
            <w:r w:rsidRPr="0041642D" w:rsidR="00DA4111">
              <w:rPr>
                <w:color w:val="000000"/>
                <w:sz w:val="16"/>
                <w:szCs w:val="16"/>
              </w:rPr>
              <w:t xml:space="preserve"> /</w:t>
            </w:r>
            <w:r w:rsidRPr="0041642D">
              <w:rPr>
                <w:color w:val="000000"/>
                <w:sz w:val="16"/>
                <w:szCs w:val="16"/>
              </w:rPr>
              <w:t xml:space="preserve"> (t+6,t+18)</w:t>
            </w:r>
          </w:p>
        </w:tc>
      </w:tr>
      <w:tr w:rsidRPr="0041642D" w:rsidR="00643CCE" w:rsidTr="007965AA" w14:paraId="022AD9FB" w14:textId="77777777">
        <w:trPr>
          <w:trHeight w:val="284"/>
          <w:jc w:val="center"/>
        </w:trPr>
        <w:tc>
          <w:tcPr>
            <w:tcW w:w="3544" w:type="dxa"/>
            <w:vMerge/>
            <w:shd w:val="clear" w:color="auto" w:fill="D9D9D9"/>
            <w:vAlign w:val="center"/>
          </w:tcPr>
          <w:p w:rsidRPr="0041642D" w:rsidR="00643CCE" w:rsidRDefault="00643CCE" w14:paraId="022AD9F9"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rsidRPr="0041642D" w:rsidR="00643CCE" w:rsidRDefault="00643CCE" w14:paraId="022AD9FA" w14:textId="09E977B6">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w:t>
            </w:r>
            <w:r w:rsidRPr="0041642D">
              <w:rPr>
                <w:color w:val="000000"/>
                <w:sz w:val="16"/>
                <w:szCs w:val="16"/>
              </w:rPr>
              <w:t xml:space="preserve"> 12 UTC</w:t>
            </w:r>
            <w:r w:rsidRPr="0041642D" w:rsidR="00DA4111">
              <w:rPr>
                <w:color w:val="000000"/>
                <w:sz w:val="16"/>
                <w:szCs w:val="16"/>
              </w:rPr>
              <w:t xml:space="preserve"> /</w:t>
            </w:r>
            <w:r w:rsidRPr="0041642D">
              <w:rPr>
                <w:color w:val="000000"/>
                <w:sz w:val="16"/>
                <w:szCs w:val="16"/>
              </w:rPr>
              <w:t xml:space="preserve"> (t+18,t+30)</w:t>
            </w:r>
          </w:p>
        </w:tc>
      </w:tr>
      <w:tr w:rsidRPr="0041642D" w:rsidR="00643CCE" w:rsidTr="007965AA" w14:paraId="022AD9FF" w14:textId="77777777">
        <w:trPr>
          <w:trHeight w:val="284"/>
          <w:jc w:val="center"/>
        </w:trPr>
        <w:tc>
          <w:tcPr>
            <w:tcW w:w="3544" w:type="dxa"/>
            <w:vMerge w:val="restart"/>
            <w:shd w:val="clear" w:color="auto" w:fill="auto"/>
            <w:vAlign w:val="center"/>
          </w:tcPr>
          <w:p w:rsidRPr="0041642D" w:rsidR="00643CCE" w:rsidRDefault="00643CCE" w14:paraId="022AD9FD" w14:textId="7DD3A116">
            <w:pPr>
              <w:pBdr>
                <w:top w:val="nil"/>
                <w:left w:val="nil"/>
                <w:bottom w:val="nil"/>
                <w:right w:val="nil"/>
                <w:between w:val="nil"/>
              </w:pBdr>
              <w:spacing w:before="0"/>
              <w:ind w:firstLine="0"/>
              <w:jc w:val="center"/>
              <w:rPr>
                <w:color w:val="000000"/>
                <w:sz w:val="16"/>
                <w:szCs w:val="16"/>
              </w:rPr>
            </w:pPr>
            <w:r w:rsidRPr="0041642D">
              <w:rPr>
                <w:color w:val="000000"/>
                <w:sz w:val="16"/>
                <w:szCs w:val="16"/>
              </w:rPr>
              <w:t>6 to 18</w:t>
            </w:r>
          </w:p>
        </w:tc>
        <w:tc>
          <w:tcPr>
            <w:tcW w:w="3828" w:type="dxa"/>
            <w:shd w:val="clear" w:color="auto" w:fill="auto"/>
            <w:vAlign w:val="center"/>
          </w:tcPr>
          <w:p w:rsidRPr="0041642D" w:rsidR="00643CCE" w:rsidRDefault="00643CCE" w14:paraId="022AD9FE" w14:textId="506EB392">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 </w:t>
            </w:r>
            <w:r w:rsidRPr="0041642D" w:rsidR="00DA4111">
              <w:rPr>
                <w:color w:val="000000"/>
                <w:sz w:val="16"/>
                <w:szCs w:val="16"/>
              </w:rPr>
              <w:t xml:space="preserve">/ </w:t>
            </w:r>
            <w:r w:rsidRPr="0041642D">
              <w:rPr>
                <w:color w:val="000000"/>
                <w:sz w:val="16"/>
                <w:szCs w:val="16"/>
              </w:rPr>
              <w:t>(t+6,t+18)</w:t>
            </w:r>
          </w:p>
        </w:tc>
      </w:tr>
      <w:tr w:rsidRPr="0041642D" w:rsidR="00643CCE" w:rsidTr="007965AA" w14:paraId="022ADA03" w14:textId="77777777">
        <w:trPr>
          <w:trHeight w:val="284"/>
          <w:jc w:val="center"/>
        </w:trPr>
        <w:tc>
          <w:tcPr>
            <w:tcW w:w="3544" w:type="dxa"/>
            <w:vMerge/>
            <w:shd w:val="clear" w:color="auto" w:fill="auto"/>
            <w:vAlign w:val="center"/>
          </w:tcPr>
          <w:p w:rsidRPr="0041642D" w:rsidR="00643CCE" w:rsidRDefault="00643CCE" w14:paraId="022ADA01"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rsidRPr="0041642D" w:rsidR="00643CCE" w:rsidRDefault="00643CCE" w14:paraId="022ADA02" w14:textId="0DBFE1D1">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Pr="0041642D" w:rsidR="00DA4111">
              <w:rPr>
                <w:color w:val="000000"/>
                <w:sz w:val="16"/>
                <w:szCs w:val="16"/>
              </w:rPr>
              <w:t xml:space="preserve"> /</w:t>
            </w:r>
            <w:r w:rsidRPr="0041642D">
              <w:rPr>
                <w:color w:val="000000"/>
                <w:sz w:val="16"/>
                <w:szCs w:val="16"/>
              </w:rPr>
              <w:t xml:space="preserve"> 12 UTC </w:t>
            </w:r>
            <w:r w:rsidRPr="0041642D" w:rsidR="00DA4111">
              <w:rPr>
                <w:color w:val="000000"/>
                <w:sz w:val="16"/>
                <w:szCs w:val="16"/>
              </w:rPr>
              <w:t xml:space="preserve">/ </w:t>
            </w:r>
            <w:r w:rsidRPr="0041642D">
              <w:rPr>
                <w:color w:val="000000"/>
                <w:sz w:val="16"/>
                <w:szCs w:val="16"/>
              </w:rPr>
              <w:t>(t+18,t+30)</w:t>
            </w:r>
          </w:p>
        </w:tc>
      </w:tr>
      <w:tr w:rsidRPr="0041642D" w:rsidR="00643CCE" w:rsidTr="007965AA" w14:paraId="022ADA07" w14:textId="77777777">
        <w:trPr>
          <w:trHeight w:val="284"/>
          <w:jc w:val="center"/>
        </w:trPr>
        <w:tc>
          <w:tcPr>
            <w:tcW w:w="3544" w:type="dxa"/>
            <w:vMerge w:val="restart"/>
            <w:shd w:val="clear" w:color="auto" w:fill="auto"/>
            <w:vAlign w:val="center"/>
          </w:tcPr>
          <w:p w:rsidRPr="0041642D" w:rsidR="00643CCE" w:rsidRDefault="00643CCE" w14:paraId="022ADA05" w14:textId="765D8356">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w:t>
            </w:r>
          </w:p>
        </w:tc>
        <w:tc>
          <w:tcPr>
            <w:tcW w:w="3828" w:type="dxa"/>
            <w:shd w:val="clear" w:color="auto" w:fill="auto"/>
            <w:vAlign w:val="center"/>
          </w:tcPr>
          <w:p w:rsidRPr="0041642D" w:rsidR="00643CCE" w:rsidRDefault="00643CCE" w14:paraId="022ADA06" w14:textId="2231452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 </w:t>
            </w:r>
            <w:r w:rsidRPr="0041642D" w:rsidR="00DA4111">
              <w:rPr>
                <w:color w:val="000000"/>
                <w:sz w:val="16"/>
                <w:szCs w:val="16"/>
              </w:rPr>
              <w:t xml:space="preserve">/ </w:t>
            </w:r>
            <w:r w:rsidRPr="0041642D">
              <w:rPr>
                <w:color w:val="000000"/>
                <w:sz w:val="16"/>
                <w:szCs w:val="16"/>
              </w:rPr>
              <w:t>(t+12,t+24)</w:t>
            </w:r>
          </w:p>
        </w:tc>
      </w:tr>
      <w:tr w:rsidRPr="0041642D" w:rsidR="00643CCE" w:rsidTr="007965AA" w14:paraId="022ADA0B" w14:textId="77777777">
        <w:trPr>
          <w:trHeight w:val="284"/>
          <w:jc w:val="center"/>
        </w:trPr>
        <w:tc>
          <w:tcPr>
            <w:tcW w:w="3544" w:type="dxa"/>
            <w:vMerge/>
            <w:shd w:val="clear" w:color="auto" w:fill="auto"/>
            <w:vAlign w:val="center"/>
          </w:tcPr>
          <w:p w:rsidRPr="0041642D" w:rsidR="00643CCE" w:rsidRDefault="00643CCE" w14:paraId="022ADA09"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rsidRPr="0041642D" w:rsidR="00643CCE" w:rsidRDefault="00643CCE" w14:paraId="022ADA0A" w14:textId="22418F83">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12 UTC</w:t>
            </w:r>
            <w:r w:rsidRPr="0041642D" w:rsidR="00DA4111">
              <w:rPr>
                <w:color w:val="000000"/>
                <w:sz w:val="16"/>
                <w:szCs w:val="16"/>
              </w:rPr>
              <w:t xml:space="preserve"> /</w:t>
            </w:r>
            <w:r w:rsidRPr="0041642D">
              <w:rPr>
                <w:color w:val="000000"/>
                <w:sz w:val="16"/>
                <w:szCs w:val="16"/>
              </w:rPr>
              <w:t xml:space="preserve"> (t+0,t+12)</w:t>
            </w:r>
          </w:p>
        </w:tc>
      </w:tr>
      <w:tr w:rsidRPr="0041642D" w:rsidR="00643CCE" w:rsidTr="007965AA" w14:paraId="022ADA0F" w14:textId="77777777">
        <w:trPr>
          <w:trHeight w:val="284"/>
          <w:jc w:val="center"/>
        </w:trPr>
        <w:tc>
          <w:tcPr>
            <w:tcW w:w="3544" w:type="dxa"/>
            <w:vMerge w:val="restart"/>
            <w:shd w:val="clear" w:color="auto" w:fill="D9D9D9"/>
            <w:vAlign w:val="center"/>
          </w:tcPr>
          <w:p w:rsidRPr="0041642D" w:rsidR="00643CCE" w:rsidRDefault="00643CCE" w14:paraId="022ADA0D" w14:textId="1C82130F">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 UTC</w:t>
            </w:r>
          </w:p>
        </w:tc>
        <w:tc>
          <w:tcPr>
            <w:tcW w:w="3828" w:type="dxa"/>
            <w:shd w:val="clear" w:color="auto" w:fill="D9D9D9"/>
            <w:vAlign w:val="center"/>
          </w:tcPr>
          <w:p w:rsidRPr="0041642D" w:rsidR="00643CCE" w:rsidRDefault="00643CCE" w14:paraId="022ADA0E" w14:textId="3FC13169">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 </w:t>
            </w:r>
            <w:r w:rsidRPr="0041642D" w:rsidR="00DA4111">
              <w:rPr>
                <w:color w:val="000000"/>
                <w:sz w:val="16"/>
                <w:szCs w:val="16"/>
              </w:rPr>
              <w:t xml:space="preserve">/ </w:t>
            </w:r>
            <w:r w:rsidRPr="0041642D">
              <w:rPr>
                <w:color w:val="000000"/>
                <w:sz w:val="16"/>
                <w:szCs w:val="16"/>
              </w:rPr>
              <w:t>(t+12,t+24)</w:t>
            </w:r>
          </w:p>
        </w:tc>
      </w:tr>
      <w:tr w:rsidRPr="0041642D" w:rsidR="00643CCE" w:rsidTr="007965AA" w14:paraId="022ADA13" w14:textId="77777777">
        <w:trPr>
          <w:trHeight w:val="284"/>
          <w:jc w:val="center"/>
        </w:trPr>
        <w:tc>
          <w:tcPr>
            <w:tcW w:w="3544" w:type="dxa"/>
            <w:vMerge/>
            <w:shd w:val="clear" w:color="auto" w:fill="D9D9D9"/>
            <w:vAlign w:val="center"/>
          </w:tcPr>
          <w:p w:rsidRPr="0041642D" w:rsidR="00643CCE" w:rsidRDefault="00643CCE" w14:paraId="022ADA11"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rsidRPr="0041642D" w:rsidR="00643CCE" w:rsidRDefault="00643CCE" w14:paraId="022ADA12" w14:textId="1AB8A377">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 </w:t>
            </w:r>
            <w:r w:rsidRPr="0041642D">
              <w:rPr>
                <w:color w:val="000000"/>
                <w:sz w:val="16"/>
                <w:szCs w:val="16"/>
              </w:rPr>
              <w:t>12 UTC</w:t>
            </w:r>
            <w:r w:rsidRPr="0041642D" w:rsidR="00DA4111">
              <w:rPr>
                <w:color w:val="000000"/>
                <w:sz w:val="16"/>
                <w:szCs w:val="16"/>
              </w:rPr>
              <w:t xml:space="preserve"> /</w:t>
            </w:r>
            <w:r w:rsidRPr="0041642D">
              <w:rPr>
                <w:color w:val="000000"/>
                <w:sz w:val="16"/>
                <w:szCs w:val="16"/>
              </w:rPr>
              <w:t xml:space="preserve"> (t+0,t+12)</w:t>
            </w:r>
          </w:p>
        </w:tc>
      </w:tr>
      <w:tr w:rsidRPr="0041642D" w:rsidR="00643CCE" w:rsidTr="007965AA" w14:paraId="022ADA17" w14:textId="77777777">
        <w:trPr>
          <w:trHeight w:val="284"/>
          <w:jc w:val="center"/>
        </w:trPr>
        <w:tc>
          <w:tcPr>
            <w:tcW w:w="3544" w:type="dxa"/>
            <w:vMerge w:val="restart"/>
            <w:shd w:val="clear" w:color="auto" w:fill="D9D9D9"/>
            <w:vAlign w:val="center"/>
          </w:tcPr>
          <w:p w:rsidRPr="0041642D" w:rsidR="00643CCE" w:rsidRDefault="00643CCE" w14:paraId="022ADA15" w14:textId="6C31436A">
            <w:pPr>
              <w:pBdr>
                <w:top w:val="nil"/>
                <w:left w:val="nil"/>
                <w:bottom w:val="nil"/>
                <w:right w:val="nil"/>
                <w:between w:val="nil"/>
              </w:pBdr>
              <w:spacing w:before="0"/>
              <w:ind w:firstLine="0"/>
              <w:jc w:val="center"/>
              <w:rPr>
                <w:color w:val="000000"/>
                <w:sz w:val="16"/>
                <w:szCs w:val="16"/>
              </w:rPr>
            </w:pPr>
            <w:r w:rsidRPr="0041642D">
              <w:rPr>
                <w:color w:val="000000"/>
                <w:sz w:val="16"/>
                <w:szCs w:val="16"/>
              </w:rPr>
              <w:t>18 to 6 (on day X+1) UTC</w:t>
            </w:r>
          </w:p>
        </w:tc>
        <w:tc>
          <w:tcPr>
            <w:tcW w:w="3828" w:type="dxa"/>
            <w:shd w:val="clear" w:color="auto" w:fill="D9D9D9"/>
            <w:vAlign w:val="center"/>
          </w:tcPr>
          <w:p w:rsidRPr="0041642D" w:rsidR="00643CCE" w:rsidRDefault="00643CCE" w14:paraId="022ADA16" w14:textId="60E08051">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00 UTC</w:t>
            </w:r>
            <w:r w:rsidRPr="0041642D" w:rsidR="00DA4111">
              <w:rPr>
                <w:color w:val="000000"/>
                <w:sz w:val="16"/>
                <w:szCs w:val="16"/>
              </w:rPr>
              <w:t xml:space="preserve"> /</w:t>
            </w:r>
            <w:r w:rsidRPr="0041642D">
              <w:rPr>
                <w:color w:val="000000"/>
                <w:sz w:val="16"/>
                <w:szCs w:val="16"/>
              </w:rPr>
              <w:t xml:space="preserve"> (t+18,t+30)</w:t>
            </w:r>
          </w:p>
        </w:tc>
      </w:tr>
      <w:tr w:rsidRPr="0041642D" w:rsidR="00643CCE" w:rsidTr="007965AA" w14:paraId="022ADA1B" w14:textId="77777777">
        <w:trPr>
          <w:trHeight w:val="284"/>
          <w:jc w:val="center"/>
        </w:trPr>
        <w:tc>
          <w:tcPr>
            <w:tcW w:w="3544" w:type="dxa"/>
            <w:vMerge/>
            <w:shd w:val="clear" w:color="auto" w:fill="D9D9D9"/>
            <w:vAlign w:val="center"/>
          </w:tcPr>
          <w:p w:rsidRPr="0041642D" w:rsidR="00643CCE" w:rsidRDefault="00643CCE" w14:paraId="022ADA19" w14:textId="77777777">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rsidRPr="0041642D" w:rsidR="00643CCE" w:rsidRDefault="00643CCE" w14:paraId="022ADA1A" w14:textId="62E7AB66">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Pr="0041642D" w:rsidR="00DA4111">
              <w:rPr>
                <w:color w:val="000000"/>
                <w:sz w:val="16"/>
                <w:szCs w:val="16"/>
              </w:rPr>
              <w:t xml:space="preserve"> /</w:t>
            </w:r>
            <w:r w:rsidRPr="0041642D">
              <w:rPr>
                <w:color w:val="000000"/>
                <w:sz w:val="16"/>
                <w:szCs w:val="16"/>
              </w:rPr>
              <w:t xml:space="preserve"> 12 UTC </w:t>
            </w:r>
            <w:r w:rsidRPr="0041642D" w:rsidR="00DA4111">
              <w:rPr>
                <w:color w:val="000000"/>
                <w:sz w:val="16"/>
                <w:szCs w:val="16"/>
              </w:rPr>
              <w:t xml:space="preserve">/ </w:t>
            </w:r>
            <w:r w:rsidRPr="0041642D">
              <w:rPr>
                <w:color w:val="000000"/>
                <w:sz w:val="16"/>
                <w:szCs w:val="16"/>
              </w:rPr>
              <w:t>(t+6,t+18)</w:t>
            </w:r>
          </w:p>
        </w:tc>
      </w:tr>
    </w:tbl>
    <w:p w:rsidRPr="0041642D" w:rsidR="002317D9" w:rsidRDefault="002317D9" w14:paraId="022ADA1C" w14:textId="77777777">
      <w:pPr>
        <w:pBdr>
          <w:top w:val="nil"/>
          <w:left w:val="nil"/>
          <w:bottom w:val="nil"/>
          <w:right w:val="nil"/>
          <w:between w:val="nil"/>
        </w:pBdr>
        <w:spacing w:before="240" w:after="120" w:line="240" w:lineRule="auto"/>
        <w:rPr>
          <w:b/>
          <w:color w:val="000000"/>
          <w:sz w:val="16"/>
          <w:szCs w:val="16"/>
        </w:rPr>
        <w:sectPr w:rsidRPr="0041642D" w:rsidR="002317D9">
          <w:pgSz w:w="11906" w:h="16838" w:orient="portrait"/>
          <w:pgMar w:top="851" w:right="851" w:bottom="851" w:left="1134" w:header="709" w:footer="709" w:gutter="0"/>
          <w:cols w:space="720"/>
        </w:sectPr>
      </w:pPr>
      <w:bookmarkStart w:name="_4d34og8" w:colFirst="0" w:colLast="0" w:id="60"/>
      <w:bookmarkEnd w:id="60"/>
    </w:p>
    <w:p w:rsidRPr="0041642D" w:rsidR="002317D9" w:rsidRDefault="00EE5237" w14:paraId="022ADA1D" w14:textId="76845CAD">
      <w:pPr>
        <w:pBdr>
          <w:top w:val="nil"/>
          <w:left w:val="nil"/>
          <w:bottom w:val="nil"/>
          <w:right w:val="nil"/>
          <w:between w:val="nil"/>
        </w:pBdr>
        <w:spacing w:before="240" w:after="120" w:line="240" w:lineRule="auto"/>
        <w:rPr>
          <w:color w:val="000000"/>
          <w:sz w:val="16"/>
          <w:szCs w:val="16"/>
        </w:rPr>
      </w:pPr>
      <w:r w:rsidRPr="0041642D">
        <w:rPr>
          <w:b/>
          <w:color w:val="000000"/>
          <w:sz w:val="16"/>
          <w:szCs w:val="16"/>
        </w:rPr>
        <w:lastRenderedPageBreak/>
        <w:t>Table 5</w:t>
      </w:r>
      <w:r w:rsidRPr="0041642D">
        <w:rPr>
          <w:color w:val="000000"/>
          <w:sz w:val="16"/>
          <w:szCs w:val="16"/>
        </w:rPr>
        <w:t xml:space="preserve"> – Verifying rainfall events (in mm/12h).</w:t>
      </w:r>
    </w:p>
    <w:tbl>
      <w:tblPr>
        <w:tblW w:w="3402"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276"/>
        <w:gridCol w:w="1275"/>
      </w:tblGrid>
      <w:tr w:rsidRPr="0041642D" w:rsidR="002317D9" w14:paraId="022ADA21" w14:textId="77777777">
        <w:trPr>
          <w:trHeight w:val="284"/>
          <w:jc w:val="center"/>
        </w:trPr>
        <w:tc>
          <w:tcPr>
            <w:tcW w:w="851" w:type="dxa"/>
            <w:shd w:val="clear" w:color="auto" w:fill="A6A6A6"/>
            <w:vAlign w:val="center"/>
          </w:tcPr>
          <w:p w:rsidRPr="0041642D" w:rsidR="002317D9" w:rsidRDefault="002317D9" w14:paraId="022ADA1E" w14:textId="77777777">
            <w:pPr>
              <w:pBdr>
                <w:top w:val="nil"/>
                <w:left w:val="nil"/>
                <w:bottom w:val="nil"/>
                <w:right w:val="nil"/>
                <w:between w:val="nil"/>
              </w:pBdr>
              <w:spacing w:before="0"/>
              <w:ind w:firstLine="0"/>
              <w:jc w:val="center"/>
              <w:rPr>
                <w:color w:val="000000"/>
                <w:sz w:val="16"/>
                <w:szCs w:val="16"/>
              </w:rPr>
            </w:pPr>
          </w:p>
        </w:tc>
        <w:tc>
          <w:tcPr>
            <w:tcW w:w="1276" w:type="dxa"/>
            <w:shd w:val="clear" w:color="auto" w:fill="A6A6A6"/>
            <w:vAlign w:val="center"/>
          </w:tcPr>
          <w:p w:rsidRPr="0041642D" w:rsidR="002317D9" w:rsidRDefault="00EE5237" w14:paraId="022ADA1F"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85</w:t>
            </w:r>
            <w:r w:rsidRPr="0041642D">
              <w:rPr>
                <w:b/>
                <w:color w:val="000000"/>
                <w:sz w:val="16"/>
                <w:szCs w:val="16"/>
                <w:vertAlign w:val="superscript"/>
              </w:rPr>
              <w:t>th</w:t>
            </w:r>
            <w:r w:rsidRPr="0041642D">
              <w:rPr>
                <w:b/>
                <w:color w:val="000000"/>
                <w:sz w:val="16"/>
                <w:szCs w:val="16"/>
              </w:rPr>
              <w:t xml:space="preserve"> percentile</w:t>
            </w:r>
          </w:p>
        </w:tc>
        <w:tc>
          <w:tcPr>
            <w:tcW w:w="1275" w:type="dxa"/>
            <w:shd w:val="clear" w:color="auto" w:fill="A6A6A6"/>
            <w:vAlign w:val="center"/>
          </w:tcPr>
          <w:p w:rsidRPr="0041642D" w:rsidR="002317D9" w:rsidRDefault="00EE5237" w14:paraId="022ADA20"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99</w:t>
            </w:r>
            <w:r w:rsidRPr="0041642D">
              <w:rPr>
                <w:b/>
                <w:color w:val="000000"/>
                <w:sz w:val="16"/>
                <w:szCs w:val="16"/>
                <w:vertAlign w:val="superscript"/>
              </w:rPr>
              <w:t>th</w:t>
            </w:r>
            <w:r w:rsidRPr="0041642D">
              <w:rPr>
                <w:b/>
                <w:color w:val="000000"/>
                <w:sz w:val="16"/>
                <w:szCs w:val="16"/>
              </w:rPr>
              <w:t xml:space="preserve"> percentile</w:t>
            </w:r>
          </w:p>
        </w:tc>
      </w:tr>
      <w:tr w:rsidRPr="0041642D" w:rsidR="002317D9" w14:paraId="022ADA25" w14:textId="77777777">
        <w:trPr>
          <w:trHeight w:val="284"/>
          <w:jc w:val="center"/>
        </w:trPr>
        <w:tc>
          <w:tcPr>
            <w:tcW w:w="851" w:type="dxa"/>
            <w:vAlign w:val="center"/>
          </w:tcPr>
          <w:p w:rsidRPr="0041642D" w:rsidR="002317D9" w:rsidRDefault="00EE5237" w14:paraId="022ADA22"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Costa</w:t>
            </w:r>
          </w:p>
        </w:tc>
        <w:tc>
          <w:tcPr>
            <w:tcW w:w="1276" w:type="dxa"/>
            <w:vAlign w:val="center"/>
          </w:tcPr>
          <w:p w:rsidRPr="0041642D" w:rsidR="002317D9" w:rsidRDefault="00EE5237" w14:paraId="022ADA23"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9.865 mm/12h</w:t>
            </w:r>
          </w:p>
        </w:tc>
        <w:tc>
          <w:tcPr>
            <w:tcW w:w="1275" w:type="dxa"/>
            <w:vAlign w:val="center"/>
          </w:tcPr>
          <w:p w:rsidRPr="0041642D" w:rsidR="002317D9" w:rsidRDefault="00EE5237" w14:paraId="022ADA24"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50.452 mm/12h</w:t>
            </w:r>
          </w:p>
        </w:tc>
      </w:tr>
      <w:tr w:rsidRPr="0041642D" w:rsidR="002317D9" w14:paraId="022ADA29" w14:textId="77777777">
        <w:trPr>
          <w:trHeight w:val="284"/>
          <w:jc w:val="center"/>
        </w:trPr>
        <w:tc>
          <w:tcPr>
            <w:tcW w:w="851" w:type="dxa"/>
            <w:shd w:val="clear" w:color="auto" w:fill="D9D9D9"/>
            <w:vAlign w:val="center"/>
          </w:tcPr>
          <w:p w:rsidRPr="0041642D" w:rsidR="002317D9" w:rsidRDefault="00EE5237" w14:paraId="022ADA26" w14:textId="7777777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Sierra</w:t>
            </w:r>
          </w:p>
        </w:tc>
        <w:tc>
          <w:tcPr>
            <w:tcW w:w="1276" w:type="dxa"/>
            <w:shd w:val="clear" w:color="auto" w:fill="D9D9D9"/>
            <w:vAlign w:val="center"/>
          </w:tcPr>
          <w:p w:rsidRPr="0041642D" w:rsidR="002317D9" w:rsidRDefault="00EE5237" w14:paraId="022ADA27"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5.885 mm/12h</w:t>
            </w:r>
          </w:p>
        </w:tc>
        <w:tc>
          <w:tcPr>
            <w:tcW w:w="1275" w:type="dxa"/>
            <w:shd w:val="clear" w:color="auto" w:fill="D9D9D9"/>
            <w:vAlign w:val="center"/>
          </w:tcPr>
          <w:p w:rsidRPr="0041642D" w:rsidR="002317D9" w:rsidRDefault="00EE5237" w14:paraId="022ADA28" w14:textId="77777777">
            <w:pPr>
              <w:pBdr>
                <w:top w:val="nil"/>
                <w:left w:val="nil"/>
                <w:bottom w:val="nil"/>
                <w:right w:val="nil"/>
                <w:between w:val="nil"/>
              </w:pBdr>
              <w:spacing w:before="0"/>
              <w:ind w:firstLine="0"/>
              <w:jc w:val="center"/>
              <w:rPr>
                <w:color w:val="000000"/>
                <w:sz w:val="16"/>
                <w:szCs w:val="16"/>
              </w:rPr>
            </w:pPr>
            <w:r w:rsidRPr="0041642D">
              <w:rPr>
                <w:color w:val="000000"/>
                <w:sz w:val="16"/>
                <w:szCs w:val="16"/>
              </w:rPr>
              <w:t>25.551 mm/12h</w:t>
            </w:r>
          </w:p>
        </w:tc>
      </w:tr>
    </w:tbl>
    <w:p w:rsidRPr="0041642D" w:rsidR="002317D9" w:rsidP="00232F0C" w:rsidRDefault="002317D9" w14:paraId="022ADA2A" w14:textId="77777777">
      <w:pPr>
        <w:pBdr>
          <w:top w:val="nil"/>
          <w:left w:val="nil"/>
          <w:bottom w:val="nil"/>
          <w:right w:val="nil"/>
          <w:between w:val="nil"/>
        </w:pBdr>
        <w:spacing w:before="240" w:after="120" w:line="240" w:lineRule="auto"/>
        <w:ind w:firstLine="0"/>
        <w:rPr>
          <w:b/>
          <w:color w:val="000000"/>
          <w:sz w:val="16"/>
          <w:szCs w:val="16"/>
        </w:rPr>
        <w:sectPr w:rsidRPr="0041642D" w:rsidR="002317D9">
          <w:pgSz w:w="11906" w:h="16838" w:orient="portrait"/>
          <w:pgMar w:top="851" w:right="851" w:bottom="851" w:left="1134" w:header="709" w:footer="709" w:gutter="0"/>
          <w:cols w:space="720"/>
        </w:sectPr>
      </w:pPr>
    </w:p>
    <w:p w:rsidRPr="0041642D" w:rsidR="002317D9" w:rsidP="00097E8A" w:rsidRDefault="00EE5237" w14:paraId="022ADA49" w14:textId="77777777">
      <w:pPr>
        <w:pStyle w:val="Heading1"/>
        <w:numPr>
          <w:ilvl w:val="0"/>
          <w:numId w:val="0"/>
        </w:numPr>
        <w:ind w:left="432" w:hanging="432"/>
      </w:pPr>
      <w:r w:rsidRPr="0041642D">
        <w:lastRenderedPageBreak/>
        <w:t>Figures</w:t>
      </w:r>
    </w:p>
    <w:p w:rsidRPr="0041642D" w:rsidR="00A64852" w:rsidP="00A64852" w:rsidRDefault="00EE5237" w14:paraId="571B979E" w14:textId="77777777">
      <w:pPr>
        <w:keepNext/>
        <w:ind w:firstLine="0"/>
        <w:jc w:val="center"/>
      </w:pPr>
      <w:r w:rsidRPr="0041642D">
        <w:rPr>
          <w:noProof/>
        </w:rPr>
        <w:drawing>
          <wp:inline distT="0" distB="0" distL="0" distR="0" wp14:anchorId="022ADA78" wp14:editId="022ADA79">
            <wp:extent cx="5829300" cy="7581900"/>
            <wp:effectExtent l="0" t="0" r="0" b="0"/>
            <wp:docPr id="1" name="image4.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Map&#10;&#10;Description automatically generated"/>
                    <pic:cNvPicPr preferRelativeResize="0"/>
                  </pic:nvPicPr>
                  <pic:blipFill>
                    <a:blip r:embed="rId18"/>
                    <a:srcRect/>
                    <a:stretch>
                      <a:fillRect/>
                    </a:stretch>
                  </pic:blipFill>
                  <pic:spPr>
                    <a:xfrm>
                      <a:off x="0" y="0"/>
                      <a:ext cx="5829300" cy="7581900"/>
                    </a:xfrm>
                    <a:prstGeom prst="rect">
                      <a:avLst/>
                    </a:prstGeom>
                    <a:ln/>
                  </pic:spPr>
                </pic:pic>
              </a:graphicData>
            </a:graphic>
          </wp:inline>
        </w:drawing>
      </w:r>
    </w:p>
    <w:p w:rsidRPr="0041642D" w:rsidR="009A2643" w:rsidP="009A2643" w:rsidRDefault="00A64852" w14:paraId="188403E6" w14:textId="3F712828">
      <w:pPr>
        <w:pStyle w:val="FiguresCaption"/>
      </w:pPr>
      <w:bookmarkStart w:name="_Ref98846796" w:id="61"/>
      <w:r w:rsidRPr="21DD367A" w:rsidR="21DD367A">
        <w:rPr>
          <w:b w:val="1"/>
          <w:bCs w:val="1"/>
        </w:rPr>
        <w:t xml:space="preserve">Figure </w:t>
      </w:r>
      <w:r w:rsidRPr="21DD367A">
        <w:rPr>
          <w:b w:val="1"/>
          <w:bCs w:val="1"/>
        </w:rPr>
        <w:fldChar w:fldCharType="begin"/>
      </w:r>
      <w:r w:rsidRPr="21DD367A">
        <w:rPr>
          <w:b w:val="1"/>
          <w:bCs w:val="1"/>
        </w:rPr>
        <w:instrText xml:space="preserve"> SEQ Figure \* ARABIC </w:instrText>
      </w:r>
      <w:r w:rsidRPr="21DD367A">
        <w:rPr>
          <w:b w:val="1"/>
          <w:bCs w:val="1"/>
        </w:rPr>
        <w:fldChar w:fldCharType="separate"/>
      </w:r>
      <w:r w:rsidRPr="21DD367A" w:rsidR="21DD367A">
        <w:rPr>
          <w:b w:val="1"/>
          <w:bCs w:val="1"/>
          <w:noProof/>
        </w:rPr>
        <w:t>1</w:t>
      </w:r>
      <w:r w:rsidRPr="21DD367A">
        <w:rPr>
          <w:b w:val="1"/>
          <w:bCs w:val="1"/>
        </w:rPr>
        <w:fldChar w:fldCharType="end"/>
      </w:r>
      <w:bookmarkEnd w:id="61"/>
      <w:r w:rsidR="21DD367A">
        <w:rPr/>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w:t>
      </w:r>
      <w:proofErr w:type="spellStart"/>
      <w:r w:rsidR="21DD367A">
        <w:rPr/>
        <w:t>ecPoint</w:t>
      </w:r>
      <w:proofErr w:type="spellEnd"/>
      <w:r w:rsidR="21DD367A">
        <w:rPr/>
        <w:t xml:space="preserve"> grid (“La Costa”, “La Sierra” and “El Oriente” are represented in yellow, brown, and green, respectively) and the location of the ENS and </w:t>
      </w:r>
      <w:proofErr w:type="spellStart"/>
      <w:r w:rsidR="21DD367A">
        <w:rPr/>
        <w:t>ecPoint</w:t>
      </w:r>
      <w:proofErr w:type="spellEnd"/>
      <w:r w:rsidR="21DD367A">
        <w:rPr/>
        <w:t xml:space="preserve"> grid-boxes (black dots) within Ecuador’s domain. Panel (c) shows the population density (in people/km</w:t>
      </w:r>
      <w:r w:rsidRPr="21DD367A" w:rsidR="21DD367A">
        <w:rPr>
          <w:vertAlign w:val="superscript"/>
        </w:rPr>
        <w:t>2</w:t>
      </w:r>
      <w:r w:rsidR="21DD367A">
        <w:rPr/>
        <w:t>) for each region from the 2020 census (</w:t>
      </w:r>
      <w:ins w:author="Guest User" w:date="2022-04-22T01:01:30.27Z" w:id="1374640702">
        <w:r w:rsidR="21DD367A">
          <w:t xml:space="preserve">data </w:t>
        </w:r>
      </w:ins>
      <w:commentRangeStart w:id="62"/>
      <w:commentRangeStart w:id="63"/>
      <w:commentRangeStart w:id="64"/>
      <w:commentRangeStart w:id="828649767"/>
      <w:r w:rsidR="21DD367A">
        <w:rPr/>
        <w:t xml:space="preserve">source: </w:t>
      </w:r>
      <w:hyperlink r:id="Rc174ff924fc04acc">
        <w:r w:rsidRPr="21DD367A" w:rsidR="21DD367A">
          <w:rPr>
            <w:color w:val="0563C1"/>
            <w:u w:val="single"/>
          </w:rPr>
          <w:t>https://es.wikipedia.org/wiki/Provincias_de_Ecuador</w:t>
        </w:r>
      </w:hyperlink>
      <w:commentRangeEnd w:id="62"/>
      <w:r>
        <w:rPr>
          <w:rStyle w:val="CommentReference"/>
        </w:rPr>
        <w:commentReference w:id="62"/>
      </w:r>
      <w:commentRangeEnd w:id="63"/>
      <w:r>
        <w:rPr>
          <w:rStyle w:val="CommentReference"/>
        </w:rPr>
        <w:commentReference w:id="63"/>
      </w:r>
      <w:commentRangeEnd w:id="64"/>
      <w:r>
        <w:rPr>
          <w:rStyle w:val="CommentReference"/>
        </w:rPr>
        <w:commentReference w:id="64"/>
      </w:r>
      <w:commentRangeEnd w:id="828649767"/>
      <w:r>
        <w:rPr>
          <w:rStyle w:val="CommentReference"/>
        </w:rPr>
        <w:commentReference w:id="828649767"/>
      </w:r>
      <w:r w:rsidR="21DD367A">
        <w:rPr/>
        <w:t xml:space="preserve">). Panel (d) lists the names of Ecuador’s political regions following the numbers indicated in panel (c). </w:t>
      </w:r>
    </w:p>
    <w:p w:rsidRPr="0041642D" w:rsidR="00BE4203" w:rsidP="00BE4203" w:rsidRDefault="00EE5237" w14:paraId="049BD72D" w14:textId="77777777">
      <w:pPr>
        <w:keepNext/>
        <w:jc w:val="center"/>
      </w:pPr>
      <w:bookmarkStart w:name="_17dp8vu" w:colFirst="0" w:colLast="0" w:id="65"/>
      <w:bookmarkEnd w:id="65"/>
      <w:r w:rsidRPr="0041642D">
        <w:rPr>
          <w:noProof/>
        </w:rPr>
        <w:lastRenderedPageBreak/>
        <w:drawing>
          <wp:inline distT="0" distB="0" distL="0" distR="0" wp14:anchorId="022ADA7E" wp14:editId="022ADA7F">
            <wp:extent cx="5476875" cy="8715375"/>
            <wp:effectExtent l="0" t="0" r="0" b="0"/>
            <wp:docPr id="5" name="image6.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Map&#10;&#10;Description automatically generated"/>
                    <pic:cNvPicPr preferRelativeResize="0"/>
                  </pic:nvPicPr>
                  <pic:blipFill>
                    <a:blip r:embed="rId20"/>
                    <a:srcRect/>
                    <a:stretch>
                      <a:fillRect/>
                    </a:stretch>
                  </pic:blipFill>
                  <pic:spPr>
                    <a:xfrm>
                      <a:off x="0" y="0"/>
                      <a:ext cx="5476875" cy="8715375"/>
                    </a:xfrm>
                    <a:prstGeom prst="rect">
                      <a:avLst/>
                    </a:prstGeom>
                    <a:ln/>
                  </pic:spPr>
                </pic:pic>
              </a:graphicData>
            </a:graphic>
          </wp:inline>
        </w:drawing>
      </w:r>
    </w:p>
    <w:p w:rsidRPr="0041642D" w:rsidR="002317D9" w:rsidP="00232F0C" w:rsidRDefault="00BE4203" w14:paraId="022ADA50" w14:textId="0385AF08">
      <w:pPr>
        <w:pStyle w:val="FiguresCaption"/>
      </w:pPr>
      <w:bookmarkStart w:name="_Ref98923598" w:id="66"/>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2</w:t>
      </w:r>
      <w:r w:rsidRPr="0041642D">
        <w:rPr>
          <w:b/>
          <w:bCs/>
        </w:rPr>
        <w:fldChar w:fldCharType="end"/>
      </w:r>
      <w:bookmarkEnd w:id="66"/>
      <w:r w:rsidRPr="0041642D">
        <w:t xml:space="preserve"> - Panels (a), (b), and (c) show the location of point flood reports with an EFFCI&gt;=1, EFFCI&gt;=6, and EFFCI&gt;=10, respectively, for events occurred in 2019. Panels (d), (e), and (f) show the same but for point flood reports of events occurred in 2020.</w:t>
      </w:r>
    </w:p>
    <w:p w:rsidRPr="0041642D" w:rsidR="00232F0C" w:rsidP="00232F0C" w:rsidRDefault="00BE6BFF" w14:paraId="1C935AE1" w14:textId="539CB08D">
      <w:pPr>
        <w:keepNext/>
      </w:pPr>
      <w:bookmarkStart w:name="_26in1rg" w:colFirst="0" w:colLast="0" w:id="67"/>
      <w:bookmarkEnd w:id="67"/>
      <w:r w:rsidRPr="0041642D">
        <w:rPr>
          <w:noProof/>
        </w:rPr>
        <w:lastRenderedPageBreak/>
        <w:drawing>
          <wp:inline distT="0" distB="0" distL="0" distR="0" wp14:anchorId="3D2DE8E4" wp14:editId="11714864">
            <wp:extent cx="6299835" cy="5142230"/>
            <wp:effectExtent l="0" t="0" r="5715" b="1270"/>
            <wp:docPr id="18" name="Picture 18"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5142230"/>
                    </a:xfrm>
                    <a:prstGeom prst="rect">
                      <a:avLst/>
                    </a:prstGeom>
                  </pic:spPr>
                </pic:pic>
              </a:graphicData>
            </a:graphic>
          </wp:inline>
        </w:drawing>
      </w:r>
    </w:p>
    <w:p w:rsidRPr="0041642D" w:rsidR="008B7016" w:rsidP="008B7016" w:rsidRDefault="00232F0C" w14:paraId="7AB97338" w14:textId="3DF6DDA1">
      <w:pPr>
        <w:pStyle w:val="FiguresCaption"/>
      </w:pPr>
      <w:bookmarkStart w:name="_Ref98925769" w:id="68"/>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3</w:t>
      </w:r>
      <w:r w:rsidRPr="0041642D">
        <w:rPr>
          <w:b/>
          <w:bCs/>
        </w:rPr>
        <w:fldChar w:fldCharType="end"/>
      </w:r>
      <w:bookmarkEnd w:id="68"/>
      <w:r w:rsidRPr="0041642D">
        <w:t xml:space="preserve"> - Distribution</w:t>
      </w:r>
      <w:r w:rsidRPr="0041642D" w:rsidR="0030045E">
        <w:t>s</w:t>
      </w:r>
      <w:r w:rsidRPr="0041642D">
        <w:t xml:space="preserve"> of </w:t>
      </w:r>
      <w:r w:rsidRPr="0041642D" w:rsidR="00F97DAE">
        <w:t xml:space="preserve">average </w:t>
      </w:r>
      <w:r w:rsidRPr="0041642D">
        <w:t xml:space="preserve">rainfall </w:t>
      </w:r>
      <w:r w:rsidRPr="0041642D" w:rsidR="00F62607">
        <w:t>events</w:t>
      </w:r>
      <w:r w:rsidRPr="0041642D">
        <w:t xml:space="preserve"> </w:t>
      </w:r>
      <w:r w:rsidRPr="0041642D" w:rsidR="00F97DAE">
        <w:t>for</w:t>
      </w:r>
      <w:r w:rsidRPr="0041642D" w:rsidR="0007026C">
        <w:t xml:space="preserve"> 2019’s</w:t>
      </w:r>
      <w:r w:rsidRPr="0041642D">
        <w:t xml:space="preserve"> flood reports</w:t>
      </w:r>
      <w:r w:rsidRPr="0041642D" w:rsidR="00114561">
        <w:t xml:space="preserve"> (FR</w:t>
      </w:r>
      <w:r w:rsidRPr="0041642D" w:rsidR="0007026C">
        <w:t>s</w:t>
      </w:r>
      <w:r w:rsidRPr="0041642D" w:rsidR="00114561">
        <w:t>)</w:t>
      </w:r>
      <w:r w:rsidRPr="0041642D">
        <w:t>.</w:t>
      </w:r>
      <w:r w:rsidRPr="0041642D" w:rsidR="00114561">
        <w:t xml:space="preserve"> </w:t>
      </w:r>
      <w:r w:rsidRPr="0041642D" w:rsidR="00F3002C">
        <w:t xml:space="preserve">Continuous and </w:t>
      </w:r>
      <w:r w:rsidRPr="0041642D" w:rsidR="00D35D16">
        <w:t>dashed lines represent</w:t>
      </w:r>
      <w:r w:rsidRPr="0041642D" w:rsidR="00F136B7">
        <w:t xml:space="preserve"> the </w:t>
      </w:r>
      <w:r w:rsidRPr="0041642D" w:rsidR="00D35D16">
        <w:t>distribution</w:t>
      </w:r>
      <w:r w:rsidRPr="0041642D" w:rsidR="0007026C">
        <w:t>s</w:t>
      </w:r>
      <w:r w:rsidRPr="0041642D" w:rsidR="00D35D16">
        <w:t xml:space="preserve"> for ENS and ecPoint</w:t>
      </w:r>
      <w:r w:rsidRPr="0041642D" w:rsidR="00F136B7">
        <w:t>, respectively</w:t>
      </w:r>
      <w:r w:rsidRPr="0041642D" w:rsidR="00D35D16">
        <w:t xml:space="preserve">. </w:t>
      </w:r>
      <w:r w:rsidRPr="0041642D" w:rsidR="006C4BAC">
        <w:t>Panels (a), (b), (c), and (</w:t>
      </w:r>
      <w:r w:rsidRPr="0041642D" w:rsidR="00A24EA8">
        <w:t>d</w:t>
      </w:r>
      <w:r w:rsidRPr="0041642D" w:rsidR="006C4BAC">
        <w:t>)</w:t>
      </w:r>
      <w:r w:rsidRPr="0041642D" w:rsidR="00A24EA8">
        <w:t>, (e), (f) represent, respectively</w:t>
      </w:r>
      <w:r w:rsidRPr="0041642D" w:rsidR="0007026C">
        <w:t>,</w:t>
      </w:r>
      <w:r w:rsidRPr="0041642D" w:rsidR="00A24EA8">
        <w:t xml:space="preserve"> the distributions for “La Costa” and “La Sierra”</w:t>
      </w:r>
      <w:r w:rsidRPr="0041642D" w:rsidR="0007026C">
        <w:t>, where d</w:t>
      </w:r>
      <w:r w:rsidRPr="0041642D" w:rsidR="00A46ACA">
        <w:t>istributions in p</w:t>
      </w:r>
      <w:r w:rsidRPr="0041642D" w:rsidR="00A24EA8">
        <w:t>anels (a)</w:t>
      </w:r>
      <w:r w:rsidRPr="0041642D" w:rsidR="00A17756">
        <w:t xml:space="preserve"> and</w:t>
      </w:r>
      <w:r w:rsidRPr="0041642D" w:rsidR="00A24EA8">
        <w:t xml:space="preserve"> (d)</w:t>
      </w:r>
      <w:r w:rsidRPr="0041642D" w:rsidR="00A17756">
        <w:t xml:space="preserve"> </w:t>
      </w:r>
      <w:r w:rsidRPr="0041642D" w:rsidR="00110C24">
        <w:t>were built</w:t>
      </w:r>
      <w:r w:rsidRPr="0041642D" w:rsidR="00A17756">
        <w:t xml:space="preserve"> with FR</w:t>
      </w:r>
      <w:r w:rsidRPr="0041642D" w:rsidR="00FF5E63">
        <w:t>s</w:t>
      </w:r>
      <w:r w:rsidRPr="0041642D" w:rsidR="00A17756">
        <w:t xml:space="preserve"> with EFFCI&gt;=1</w:t>
      </w:r>
      <w:r w:rsidRPr="0041642D" w:rsidR="00110C24">
        <w:t>,</w:t>
      </w:r>
      <w:r w:rsidRPr="0041642D" w:rsidR="00FF5E63">
        <w:t xml:space="preserve"> distributions in panels (b) and (e) </w:t>
      </w:r>
      <w:r w:rsidRPr="0041642D" w:rsidR="00110C24">
        <w:t>were</w:t>
      </w:r>
      <w:r w:rsidRPr="0041642D" w:rsidR="00FF5E63">
        <w:t xml:space="preserve"> built with FRs with EFFCI&gt;=6</w:t>
      </w:r>
      <w:r w:rsidRPr="0041642D" w:rsidR="00110C24">
        <w:t xml:space="preserve">, and </w:t>
      </w:r>
      <w:r w:rsidRPr="0041642D" w:rsidR="00FF5E63">
        <w:t xml:space="preserve">distributions in panels (c) and (f) </w:t>
      </w:r>
      <w:r w:rsidRPr="0041642D" w:rsidR="00110C24">
        <w:t>were</w:t>
      </w:r>
      <w:r w:rsidRPr="0041642D" w:rsidR="00FF5E63">
        <w:t xml:space="preserve"> built with FRs with EFFCI&gt;=10. </w:t>
      </w:r>
      <w:r w:rsidRPr="0041642D" w:rsidR="00F97DAE">
        <w:t xml:space="preserve">How “extreme” is the average rainfall event associated with </w:t>
      </w:r>
      <w:r w:rsidRPr="0041642D" w:rsidR="00624B0E">
        <w:t>flood events</w:t>
      </w:r>
      <w:r w:rsidRPr="0041642D" w:rsidR="00F97DAE">
        <w:t xml:space="preserve"> </w:t>
      </w:r>
      <w:r w:rsidRPr="0041642D" w:rsidR="001E0170">
        <w:t xml:space="preserve">is defined by </w:t>
      </w:r>
      <w:r w:rsidRPr="0041642D" w:rsidR="006F0002">
        <w:t xml:space="preserve">seven </w:t>
      </w:r>
      <w:r w:rsidRPr="0041642D" w:rsidR="001E0170">
        <w:t>percentile</w:t>
      </w:r>
      <w:r w:rsidRPr="0041642D" w:rsidR="00EE765C">
        <w:t>s</w:t>
      </w:r>
      <w:r w:rsidRPr="0041642D" w:rsidR="001E0170">
        <w:t xml:space="preserve"> </w:t>
      </w:r>
      <w:r w:rsidRPr="0041642D" w:rsidR="00DB1649">
        <w:t>computed from</w:t>
      </w:r>
      <w:r w:rsidRPr="0041642D" w:rsidR="009B33F9">
        <w:t xml:space="preserve"> the </w:t>
      </w:r>
      <w:r w:rsidRPr="0041642D" w:rsidR="00A45396">
        <w:t>distribution of rainfall forecasts associated to each FR</w:t>
      </w:r>
      <w:r w:rsidRPr="0041642D" w:rsidR="006F0002">
        <w:t xml:space="preserve">: </w:t>
      </w:r>
      <w:r w:rsidRPr="0041642D" w:rsidR="00C64331">
        <w:t xml:space="preserve">the </w:t>
      </w:r>
      <w:r w:rsidRPr="0041642D" w:rsidR="00EE765C">
        <w:t>50</w:t>
      </w:r>
      <w:r w:rsidRPr="0041642D" w:rsidR="00EE765C">
        <w:rPr>
          <w:vertAlign w:val="superscript"/>
        </w:rPr>
        <w:t>th</w:t>
      </w:r>
      <w:r w:rsidRPr="0041642D" w:rsidR="00EE765C">
        <w:t xml:space="preserve"> (yellow), 75</w:t>
      </w:r>
      <w:r w:rsidRPr="0041642D" w:rsidR="00EE765C">
        <w:rPr>
          <w:vertAlign w:val="superscript"/>
        </w:rPr>
        <w:t>th</w:t>
      </w:r>
      <w:r w:rsidRPr="0041642D" w:rsidR="00EE765C">
        <w:t xml:space="preserve"> (green), 85</w:t>
      </w:r>
      <w:r w:rsidRPr="0041642D" w:rsidR="00EE765C">
        <w:rPr>
          <w:vertAlign w:val="superscript"/>
        </w:rPr>
        <w:t>th</w:t>
      </w:r>
      <w:r w:rsidRPr="0041642D" w:rsidR="00EE765C">
        <w:t xml:space="preserve"> (purple), 90</w:t>
      </w:r>
      <w:r w:rsidRPr="0041642D" w:rsidR="00EE765C">
        <w:rPr>
          <w:vertAlign w:val="superscript"/>
        </w:rPr>
        <w:t>th</w:t>
      </w:r>
      <w:r w:rsidRPr="0041642D" w:rsidR="00EE765C">
        <w:t xml:space="preserve"> (cyan), 95</w:t>
      </w:r>
      <w:r w:rsidRPr="0041642D" w:rsidR="00EE765C">
        <w:rPr>
          <w:vertAlign w:val="superscript"/>
        </w:rPr>
        <w:t>th</w:t>
      </w:r>
      <w:r w:rsidRPr="0041642D" w:rsidR="00EE765C">
        <w:t xml:space="preserve"> (blue), 98</w:t>
      </w:r>
      <w:r w:rsidRPr="0041642D" w:rsidR="00EE765C">
        <w:rPr>
          <w:vertAlign w:val="superscript"/>
        </w:rPr>
        <w:t>th</w:t>
      </w:r>
      <w:r w:rsidRPr="0041642D" w:rsidR="00EE765C">
        <w:t xml:space="preserve"> (fuchsia), and 99</w:t>
      </w:r>
      <w:r w:rsidRPr="0041642D" w:rsidR="00EE765C">
        <w:rPr>
          <w:vertAlign w:val="superscript"/>
        </w:rPr>
        <w:t>th</w:t>
      </w:r>
      <w:r w:rsidRPr="0041642D" w:rsidR="00EE765C">
        <w:t xml:space="preserve"> (orange) percentile.</w:t>
      </w:r>
      <w:r w:rsidRPr="0041642D" w:rsidR="00624B0E">
        <w:t xml:space="preserve"> </w:t>
      </w:r>
      <w:r w:rsidRPr="0041642D" w:rsidR="00191182">
        <w:t xml:space="preserve">In the zoomed </w:t>
      </w:r>
      <w:r w:rsidRPr="0041642D" w:rsidR="000E3CDE">
        <w:t>figures, the 25</w:t>
      </w:r>
      <w:r w:rsidRPr="0041642D" w:rsidR="000E3CDE">
        <w:rPr>
          <w:vertAlign w:val="superscript"/>
        </w:rPr>
        <w:t>th</w:t>
      </w:r>
      <w:r w:rsidRPr="0041642D" w:rsidR="000E3CDE">
        <w:t xml:space="preserve"> percentile of </w:t>
      </w:r>
      <w:r w:rsidRPr="0041642D" w:rsidR="00B67E7B">
        <w:t>the</w:t>
      </w:r>
      <w:r w:rsidRPr="0041642D" w:rsidR="000E3CDE">
        <w:t xml:space="preserve"> distribution</w:t>
      </w:r>
      <w:r w:rsidRPr="0041642D" w:rsidR="00B67E7B">
        <w:t>s</w:t>
      </w:r>
      <w:r w:rsidRPr="0041642D" w:rsidR="000E3CDE">
        <w:t xml:space="preserve"> is </w:t>
      </w:r>
      <w:r w:rsidRPr="0041642D" w:rsidR="00B67E7B">
        <w:t>indicated</w:t>
      </w:r>
      <w:r w:rsidRPr="0041642D" w:rsidR="000E3CDE">
        <w:t xml:space="preserve"> in grey to </w:t>
      </w:r>
      <w:r w:rsidRPr="0041642D" w:rsidR="00B67E7B">
        <w:t>stress</w:t>
      </w:r>
      <w:r w:rsidRPr="0041642D" w:rsidR="000E3CDE">
        <w:t xml:space="preserve"> that the </w:t>
      </w:r>
      <w:r w:rsidRPr="0041642D" w:rsidR="00557255">
        <w:t>value</w:t>
      </w:r>
      <w:r w:rsidRPr="0041642D" w:rsidR="001C5F74">
        <w:t>s</w:t>
      </w:r>
      <w:r w:rsidRPr="0041642D" w:rsidR="00557255">
        <w:t xml:space="preserve"> of the VREs were selected considering </w:t>
      </w:r>
      <w:r w:rsidRPr="0041642D" w:rsidR="001C5F74">
        <w:t xml:space="preserve">the top </w:t>
      </w:r>
      <w:r w:rsidRPr="0041642D" w:rsidR="00557255">
        <w:t xml:space="preserve">75% flood </w:t>
      </w:r>
      <w:r w:rsidRPr="0041642D" w:rsidR="001C5F74">
        <w:t>events recorded in the database</w:t>
      </w:r>
      <w:r w:rsidRPr="0041642D" w:rsidR="00F26CF6">
        <w:t>.</w:t>
      </w:r>
    </w:p>
    <w:p w:rsidRPr="0041642D" w:rsidR="008B7016" w:rsidP="008B7016" w:rsidRDefault="008B7016" w14:paraId="317DD45B" w14:textId="77777777">
      <w:pPr>
        <w:pStyle w:val="FiguresCaption"/>
      </w:pPr>
    </w:p>
    <w:p w:rsidRPr="0041642D" w:rsidR="00232F0C" w:rsidP="00232F0C" w:rsidRDefault="00FB29A7" w14:paraId="7A1FD570" w14:textId="47C571EB">
      <w:pPr>
        <w:keepNext/>
      </w:pPr>
      <w:r w:rsidRPr="0041642D">
        <w:rPr>
          <w:noProof/>
        </w:rPr>
        <w:lastRenderedPageBreak/>
        <w:drawing>
          <wp:inline distT="0" distB="0" distL="0" distR="0" wp14:anchorId="7CB01B22" wp14:editId="7BEDEC8D">
            <wp:extent cx="6299835" cy="6392545"/>
            <wp:effectExtent l="0" t="0" r="5715"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392545"/>
                    </a:xfrm>
                    <a:prstGeom prst="rect">
                      <a:avLst/>
                    </a:prstGeom>
                  </pic:spPr>
                </pic:pic>
              </a:graphicData>
            </a:graphic>
          </wp:inline>
        </w:drawing>
      </w:r>
    </w:p>
    <w:p w:rsidR="00232F0C" w:rsidP="001E09C3" w:rsidRDefault="00232F0C" w14:paraId="36DAF10C" w14:textId="1AC255CC">
      <w:pPr>
        <w:pStyle w:val="FiguresCaption"/>
      </w:pPr>
      <w:bookmarkStart w:name="_Ref99114833" w:id="69"/>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4</w:t>
      </w:r>
      <w:r w:rsidRPr="0041642D">
        <w:rPr>
          <w:b/>
          <w:bCs/>
        </w:rPr>
        <w:fldChar w:fldCharType="end"/>
      </w:r>
      <w:bookmarkEnd w:id="69"/>
      <w:r w:rsidRPr="0041642D">
        <w:t xml:space="preserve"> - Areas under the ROC curve (AURC) for flood reports with EFFCI&gt;=6</w:t>
      </w:r>
      <w:r w:rsidRPr="0041642D" w:rsidR="001A488B">
        <w:t>. Panels (a) and (b)</w:t>
      </w:r>
      <w:r w:rsidRPr="0041642D" w:rsidR="008D6E40">
        <w:t>, and (c) and (d)</w:t>
      </w:r>
      <w:r w:rsidRPr="0041642D" w:rsidR="001A488B">
        <w:t xml:space="preserve"> show</w:t>
      </w:r>
      <w:r w:rsidRPr="0041642D" w:rsidR="000B50B3">
        <w:t>, respectively,</w:t>
      </w:r>
      <w:r w:rsidRPr="0041642D" w:rsidR="001A488B">
        <w:t xml:space="preserve"> the </w:t>
      </w:r>
      <w:r w:rsidRPr="0041642D" w:rsidR="004E4DF0">
        <w:t>AURC</w:t>
      </w:r>
      <w:r w:rsidRPr="0041642D" w:rsidR="000B50B3">
        <w:t xml:space="preserve"> </w:t>
      </w:r>
      <w:r w:rsidRPr="0041642D" w:rsidR="004E4DF0">
        <w:t>for</w:t>
      </w:r>
      <w:r w:rsidRPr="0041642D">
        <w:t xml:space="preserve"> “La Costa”</w:t>
      </w:r>
      <w:r w:rsidRPr="0041642D" w:rsidR="008D6E40">
        <w:t xml:space="preserve"> and </w:t>
      </w:r>
      <w:r w:rsidRPr="0041642D" w:rsidR="004E4DF0">
        <w:t xml:space="preserve">“La Sierra”. </w:t>
      </w:r>
      <w:r w:rsidRPr="0041642D">
        <w:t xml:space="preserve">AURCs for </w:t>
      </w:r>
      <w:r w:rsidRPr="0041642D" w:rsidR="00AE72A2">
        <w:t>VREs greater than the</w:t>
      </w:r>
      <w:r w:rsidRPr="0041642D">
        <w:t xml:space="preserve"> 85</w:t>
      </w:r>
      <w:r w:rsidRPr="0041642D">
        <w:rPr>
          <w:vertAlign w:val="superscript"/>
        </w:rPr>
        <w:t>th</w:t>
      </w:r>
      <w:r w:rsidRPr="0041642D" w:rsidR="0033137C">
        <w:t xml:space="preserve"> </w:t>
      </w:r>
      <w:r w:rsidRPr="0041642D" w:rsidR="00253BD8">
        <w:t>(tp&gt;</w:t>
      </w:r>
      <w:r w:rsidRPr="0041642D" w:rsidR="00230B3A">
        <w:t>=9.865 mm/12 for “La Costa”</w:t>
      </w:r>
      <w:r w:rsidRPr="0041642D" w:rsidR="005E69C1">
        <w:t>, and tp&gt;=</w:t>
      </w:r>
      <w:r w:rsidRPr="0041642D" w:rsidR="00E63EB4">
        <w:t>5.885 mm/12h for “La Sierra”</w:t>
      </w:r>
      <w:r w:rsidRPr="0041642D" w:rsidR="00253BD8">
        <w:t xml:space="preserve">) </w:t>
      </w:r>
      <w:r w:rsidRPr="0041642D" w:rsidR="008D6E40">
        <w:t>and the 99</w:t>
      </w:r>
      <w:r w:rsidRPr="0041642D" w:rsidR="008D6E40">
        <w:rPr>
          <w:vertAlign w:val="superscript"/>
        </w:rPr>
        <w:t>th</w:t>
      </w:r>
      <w:r w:rsidRPr="0041642D" w:rsidR="008D6E40">
        <w:t xml:space="preserve"> </w:t>
      </w:r>
      <w:r w:rsidRPr="0041642D" w:rsidR="0033137C">
        <w:t>percentile</w:t>
      </w:r>
      <w:r w:rsidRPr="0041642D" w:rsidR="00E63EB4">
        <w:t xml:space="preserve"> (tp&gt;=50.452 mm/12 for “La Costa”, and tp&gt;=25.551 mm/12h for “La Sierra”) </w:t>
      </w:r>
      <w:r w:rsidRPr="0041642D" w:rsidR="0033137C">
        <w:t>are shown</w:t>
      </w:r>
      <w:r w:rsidRPr="0041642D" w:rsidR="008D6E40">
        <w:t>, respectively,</w:t>
      </w:r>
      <w:r w:rsidRPr="0041642D" w:rsidR="0033137C">
        <w:t xml:space="preserve"> in panels (a) and (c)</w:t>
      </w:r>
      <w:r w:rsidRPr="0041642D" w:rsidR="008D6E40">
        <w:t>, and (b) and (d). The r</w:t>
      </w:r>
      <w:r w:rsidRPr="0041642D">
        <w:t>ed and blue lines represent</w:t>
      </w:r>
      <w:r w:rsidRPr="0041642D" w:rsidR="006429F4">
        <w:t>, respectively,</w:t>
      </w:r>
      <w:r w:rsidRPr="0041642D">
        <w:t xml:space="preserve"> the AURC for ENS and ecPoint</w:t>
      </w:r>
      <w:r w:rsidRPr="0041642D" w:rsidR="006429F4">
        <w:t xml:space="preserve">. </w:t>
      </w:r>
      <w:r w:rsidRPr="0041642D" w:rsidR="00B84BEE">
        <w:t xml:space="preserve">The </w:t>
      </w:r>
      <w:r w:rsidRPr="0041642D" w:rsidR="00E44C79">
        <w:t xml:space="preserve">red and </w:t>
      </w:r>
      <w:r w:rsidRPr="0041642D" w:rsidR="00B04B6A">
        <w:t xml:space="preserve">blue </w:t>
      </w:r>
      <w:r w:rsidRPr="0041642D" w:rsidR="00B84BEE">
        <w:t>shaded areas represent</w:t>
      </w:r>
      <w:r w:rsidRPr="0041642D" w:rsidR="00B04B6A">
        <w:t>, respectively,</w:t>
      </w:r>
      <w:r w:rsidRPr="0041642D" w:rsidR="00B84BEE">
        <w:t xml:space="preserve"> the</w:t>
      </w:r>
      <w:r w:rsidRPr="0041642D" w:rsidR="00732A48">
        <w:t xml:space="preserve"> 95%</w:t>
      </w:r>
      <w:r w:rsidRPr="0041642D" w:rsidR="00B84BEE">
        <w:t xml:space="preserve"> confidence interval</w:t>
      </w:r>
      <w:r w:rsidRPr="0041642D" w:rsidR="003218CE">
        <w:t xml:space="preserve"> (CI)</w:t>
      </w:r>
      <w:r w:rsidRPr="0041642D" w:rsidR="00B84BEE">
        <w:t xml:space="preserve"> for</w:t>
      </w:r>
      <w:r w:rsidRPr="0041642D" w:rsidR="00086021">
        <w:t xml:space="preserve"> AURC</w:t>
      </w:r>
      <w:r w:rsidRPr="0041642D" w:rsidR="00B04B6A">
        <w:t xml:space="preserve"> for ENS and ecPoint</w:t>
      </w:r>
      <w:r w:rsidRPr="0041642D" w:rsidR="00D661DD">
        <w:t>.</w:t>
      </w:r>
      <w:r w:rsidRPr="0041642D" w:rsidR="00B84BEE">
        <w:t xml:space="preserve"> </w:t>
      </w:r>
      <w:r w:rsidRPr="0041642D" w:rsidR="00EE76F4">
        <w:t>T</w:t>
      </w:r>
      <w:r w:rsidRPr="0041642D">
        <w:t>he</w:t>
      </w:r>
      <w:r w:rsidRPr="0041642D" w:rsidR="00EE76F4">
        <w:t xml:space="preserve"> forecast</w:t>
      </w:r>
      <w:r w:rsidRPr="0041642D">
        <w:t xml:space="preserve"> lead times are indicated in hours as the step at the end of the</w:t>
      </w:r>
      <w:r w:rsidRPr="0041642D" w:rsidR="00F1394B">
        <w:t xml:space="preserve"> 12-hourly</w:t>
      </w:r>
      <w:r w:rsidRPr="0041642D">
        <w:t xml:space="preserve"> accumulation period.</w:t>
      </w:r>
      <w:r w:rsidRPr="0041642D" w:rsidR="00893161">
        <w:t xml:space="preserve"> The correspondent valid </w:t>
      </w:r>
      <w:r w:rsidRPr="0041642D" w:rsidR="002465D8">
        <w:t>12-hourly accumulation period</w:t>
      </w:r>
      <w:r w:rsidRPr="0041642D" w:rsidR="00CC20F3">
        <w:t>s</w:t>
      </w:r>
      <w:r w:rsidRPr="0041642D" w:rsidR="00E111D0">
        <w:t xml:space="preserve"> in UTC </w:t>
      </w:r>
      <w:r w:rsidRPr="0041642D" w:rsidR="00AC29AB">
        <w:t>(</w:t>
      </w:r>
      <w:r w:rsidRPr="0041642D" w:rsidR="00E111D0">
        <w:t>and local time</w:t>
      </w:r>
      <w:r w:rsidRPr="0041642D" w:rsidR="00AC29AB">
        <w:t xml:space="preserve">, </w:t>
      </w:r>
      <w:r w:rsidRPr="0041642D" w:rsidR="00E111D0">
        <w:t>LT)</w:t>
      </w:r>
      <w:r w:rsidRPr="0041642D" w:rsidR="00CC20F3">
        <w:t xml:space="preserve"> are shown in four different colours</w:t>
      </w:r>
      <w:r w:rsidRPr="0041642D" w:rsidR="002465D8">
        <w:t xml:space="preserve">: green for 0000-1200 UTC (or 1800-0600 LT), </w:t>
      </w:r>
      <w:r w:rsidRPr="0041642D" w:rsidR="00091D49">
        <w:t>purple for 0600-1800 UTC (or 0000-1200 LT), cyan for</w:t>
      </w:r>
      <w:r w:rsidRPr="0041642D" w:rsidR="009155C7">
        <w:t xml:space="preserve"> 1200-0000 UTC (or</w:t>
      </w:r>
      <w:r w:rsidRPr="0041642D" w:rsidR="00091D49">
        <w:t xml:space="preserve"> 0600-1800 </w:t>
      </w:r>
      <w:r w:rsidRPr="0041642D" w:rsidR="009155C7">
        <w:t xml:space="preserve">LT), and fuchsia for </w:t>
      </w:r>
      <w:r w:rsidRPr="0041642D" w:rsidR="00687ADE">
        <w:t xml:space="preserve">1800-0600 UTC (or 1200-0000 LT). </w:t>
      </w:r>
      <w:r w:rsidRPr="0041642D">
        <w:t>The equivalent lead time</w:t>
      </w:r>
      <w:r w:rsidRPr="0041642D" w:rsidR="00687ADE">
        <w:t>s</w:t>
      </w:r>
      <w:r w:rsidRPr="0041642D">
        <w:t xml:space="preserve"> in days</w:t>
      </w:r>
      <w:r w:rsidRPr="0041642D" w:rsidR="00687ADE">
        <w:t xml:space="preserve"> (from day 1 to 10)</w:t>
      </w:r>
      <w:r w:rsidRPr="0041642D">
        <w:t xml:space="preserve"> </w:t>
      </w:r>
      <w:r w:rsidRPr="0041642D" w:rsidR="00687ADE">
        <w:t>are also indicated</w:t>
      </w:r>
      <w:r w:rsidRPr="0041642D">
        <w:t>.</w:t>
      </w:r>
      <w:bookmarkStart w:name="_35nkun2" w:colFirst="0" w:colLast="0" w:id="70"/>
      <w:bookmarkEnd w:id="70"/>
    </w:p>
    <w:p w:rsidR="007B633E" w:rsidP="007B633E" w:rsidRDefault="00A51057" w14:paraId="1215D966" w14:textId="0B12A11B">
      <w:pPr>
        <w:pStyle w:val="FiguresCaption"/>
        <w:keepNext/>
        <w:ind w:firstLine="0"/>
        <w:jc w:val="center"/>
      </w:pPr>
      <w:r>
        <w:rPr>
          <w:noProof/>
        </w:rPr>
        <w:lastRenderedPageBreak/>
        <w:drawing>
          <wp:inline distT="0" distB="0" distL="0" distR="0" wp14:anchorId="64BB2F18" wp14:editId="498ECAF2">
            <wp:extent cx="5580888" cy="4642104"/>
            <wp:effectExtent l="0" t="0" r="127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888" cy="4642104"/>
                    </a:xfrm>
                    <a:prstGeom prst="rect">
                      <a:avLst/>
                    </a:prstGeom>
                  </pic:spPr>
                </pic:pic>
              </a:graphicData>
            </a:graphic>
          </wp:inline>
        </w:drawing>
      </w:r>
    </w:p>
    <w:p w:rsidR="00E1176D" w:rsidP="00E1176D" w:rsidRDefault="007B633E" w14:paraId="6DA25EE9" w14:textId="399E822C">
      <w:pPr>
        <w:pStyle w:val="FiguresCaption"/>
      </w:pPr>
      <w:r>
        <w:t xml:space="preserve">Figure </w:t>
      </w:r>
      <w:r>
        <w:fldChar w:fldCharType="begin"/>
      </w:r>
      <w:r>
        <w:instrText> SEQ Figure \* ARABIC </w:instrText>
      </w:r>
      <w:r>
        <w:fldChar w:fldCharType="separate"/>
      </w:r>
      <w:r w:rsidR="009D77B6">
        <w:rPr>
          <w:noProof/>
        </w:rPr>
        <w:t>5</w:t>
      </w:r>
      <w:r>
        <w:fldChar w:fldCharType="end"/>
      </w:r>
      <w:r>
        <w:t xml:space="preserve"> – ROC curves for VRE</w:t>
      </w:r>
      <w:r w:rsidR="00516A5E">
        <w:t>s = 85</w:t>
      </w:r>
      <w:r w:rsidRPr="00516A5E" w:rsidR="00516A5E">
        <w:rPr>
          <w:vertAlign w:val="superscript"/>
        </w:rPr>
        <w:t>th</w:t>
      </w:r>
      <w:r w:rsidR="00516A5E">
        <w:t xml:space="preserve"> percentile (in purple) and VRE=99</w:t>
      </w:r>
      <w:r w:rsidRPr="00516A5E" w:rsidR="00516A5E">
        <w:rPr>
          <w:vertAlign w:val="superscript"/>
        </w:rPr>
        <w:t>th</w:t>
      </w:r>
      <w:r w:rsidR="00516A5E">
        <w:t xml:space="preserve"> percentile (in orange)</w:t>
      </w:r>
      <w:r w:rsidR="00E427CA">
        <w:t>.</w:t>
      </w:r>
      <w:r w:rsidR="008C7C9C">
        <w:t xml:space="preserve"> Panels (a) and (b) show ROC curves for “La Costa”, and panels (c) and (d) show ROC curves for “La Sierra”. </w:t>
      </w:r>
      <w:r w:rsidR="00E1176D">
        <w:t xml:space="preserve">Panels (a) and (C) show ROC curves for ENS, and panels (b) and (d) show ROC curves for ecPoint. </w:t>
      </w:r>
    </w:p>
    <w:p w:rsidR="003927BB" w:rsidP="007B633E" w:rsidRDefault="003927BB" w14:paraId="2591C058" w14:textId="0920029D">
      <w:pPr>
        <w:pStyle w:val="FiguresCaption"/>
      </w:pPr>
    </w:p>
    <w:p w:rsidR="000077FD" w:rsidP="000077FD" w:rsidRDefault="000077FD" w14:paraId="2534336B" w14:textId="77777777">
      <w:pPr>
        <w:pStyle w:val="FiguresCaption"/>
        <w:ind w:firstLine="0"/>
        <w:jc w:val="center"/>
      </w:pPr>
    </w:p>
    <w:p w:rsidR="008C4FA3" w:rsidP="008C4FA3" w:rsidRDefault="00525E87" w14:paraId="04B1439A" w14:textId="2447DD34">
      <w:pPr>
        <w:pStyle w:val="FiguresCaption"/>
        <w:keepNext/>
        <w:jc w:val="center"/>
      </w:pPr>
      <w:r>
        <w:rPr>
          <w:noProof/>
        </w:rPr>
        <w:lastRenderedPageBreak/>
        <w:drawing>
          <wp:inline distT="0" distB="0" distL="0" distR="0" wp14:anchorId="73FDD560" wp14:editId="51E028A0">
            <wp:extent cx="2465222" cy="4069080"/>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5222" cy="4069080"/>
                    </a:xfrm>
                    <a:prstGeom prst="rect">
                      <a:avLst/>
                    </a:prstGeom>
                  </pic:spPr>
                </pic:pic>
              </a:graphicData>
            </a:graphic>
          </wp:inline>
        </w:drawing>
      </w:r>
    </w:p>
    <w:p w:rsidR="003927BB" w:rsidP="0076187F" w:rsidRDefault="008C4FA3" w14:paraId="25E2B887" w14:textId="7E46DA0B">
      <w:pPr>
        <w:pStyle w:val="FiguresCaption"/>
        <w:rPr>
          <w:b/>
          <w:bCs/>
        </w:rPr>
      </w:pPr>
      <w:bookmarkStart w:name="_Ref99809990" w:id="71"/>
      <w:r w:rsidRPr="0076187F">
        <w:rPr>
          <w:b/>
          <w:bCs/>
        </w:rPr>
        <w:t xml:space="preserve">Figure </w:t>
      </w:r>
      <w:r w:rsidRPr="0076187F">
        <w:rPr>
          <w:b/>
          <w:bCs/>
        </w:rPr>
        <w:fldChar w:fldCharType="begin"/>
      </w:r>
      <w:r w:rsidRPr="0076187F">
        <w:rPr>
          <w:b/>
          <w:bCs/>
        </w:rPr>
        <w:instrText xml:space="preserve"> SEQ Figure \* ARABIC </w:instrText>
      </w:r>
      <w:r w:rsidRPr="0076187F">
        <w:rPr>
          <w:b/>
          <w:bCs/>
        </w:rPr>
        <w:fldChar w:fldCharType="separate"/>
      </w:r>
      <w:r w:rsidR="009D77B6">
        <w:rPr>
          <w:b/>
          <w:bCs/>
          <w:noProof/>
        </w:rPr>
        <w:t>6</w:t>
      </w:r>
      <w:r w:rsidRPr="0076187F">
        <w:rPr>
          <w:b/>
          <w:bCs/>
        </w:rPr>
        <w:fldChar w:fldCharType="end"/>
      </w:r>
      <w:bookmarkEnd w:id="71"/>
      <w:r>
        <w:t xml:space="preserve"> – ROC curve</w:t>
      </w:r>
      <w:r w:rsidR="0094338E">
        <w:t>s</w:t>
      </w:r>
      <w:r>
        <w:t xml:space="preserve"> for</w:t>
      </w:r>
      <w:r w:rsidR="00525E87">
        <w:t xml:space="preserve"> the lead time step </w:t>
      </w:r>
      <w:r w:rsidR="00AA6C1F">
        <w:t>at the end of the 12-hourly accumulation period t+72</w:t>
      </w:r>
      <w:r w:rsidR="009C0C5B">
        <w:t xml:space="preserve"> (i.e., day 3 forecasts)</w:t>
      </w:r>
      <w:r w:rsidR="008A699D">
        <w:t>, whose valid time corresponds to the accumulation period between 0600-1800 LT</w:t>
      </w:r>
      <w:r w:rsidR="009C0C5B">
        <w:t xml:space="preserve">. </w:t>
      </w:r>
      <w:r w:rsidR="0076187F">
        <w:t>Panel (a) and (b) show, respectively, the ROC curve for the 85</w:t>
      </w:r>
      <w:r w:rsidRPr="0094338E" w:rsidR="0076187F">
        <w:rPr>
          <w:vertAlign w:val="superscript"/>
        </w:rPr>
        <w:t>th</w:t>
      </w:r>
      <w:r w:rsidR="0076187F">
        <w:t xml:space="preserve"> and the 99</w:t>
      </w:r>
      <w:r w:rsidRPr="0094338E" w:rsidR="0076187F">
        <w:rPr>
          <w:vertAlign w:val="superscript"/>
        </w:rPr>
        <w:t>th</w:t>
      </w:r>
      <w:r w:rsidR="0076187F">
        <w:t xml:space="preserve"> percentiles.</w:t>
      </w:r>
      <w:r w:rsidR="0076187F">
        <w:rPr>
          <w:b/>
          <w:bCs/>
        </w:rPr>
        <w:t xml:space="preserve"> </w:t>
      </w:r>
      <w:r w:rsidR="00427ED8">
        <w:t xml:space="preserve">Continues and dashed lines correspond, respectively, to “La Costa” and “La Sierra”. </w:t>
      </w:r>
      <w:r w:rsidR="00057D4D">
        <w:t xml:space="preserve">Read and blue lines correspond, respectively, to ENS and ecPoint. </w:t>
      </w:r>
    </w:p>
    <w:p w:rsidR="008C4FA3" w:rsidP="008C4FA3" w:rsidRDefault="008C4FA3" w14:paraId="35D6027A" w14:textId="77777777">
      <w:pPr>
        <w:pStyle w:val="FiguresCaption"/>
        <w:rPr>
          <w:b/>
          <w:bCs/>
        </w:rPr>
      </w:pPr>
    </w:p>
    <w:p w:rsidR="008C4FA3" w:rsidP="008C4FA3" w:rsidRDefault="008C4FA3" w14:paraId="54663FCB" w14:textId="77777777">
      <w:pPr>
        <w:pStyle w:val="FiguresCaption"/>
        <w:jc w:val="center"/>
        <w:rPr>
          <w:b/>
          <w:bCs/>
        </w:rPr>
      </w:pPr>
    </w:p>
    <w:p w:rsidR="008C4FA3" w:rsidP="008C4FA3" w:rsidRDefault="008C4FA3" w14:paraId="296AC294" w14:textId="77777777">
      <w:pPr>
        <w:pStyle w:val="FiguresCaption"/>
        <w:jc w:val="center"/>
        <w:rPr>
          <w:b/>
          <w:bCs/>
        </w:rPr>
      </w:pPr>
    </w:p>
    <w:p w:rsidR="008C4FA3" w:rsidP="008C4FA3" w:rsidRDefault="008C4FA3" w14:paraId="3A6791D9" w14:textId="77777777">
      <w:pPr>
        <w:pStyle w:val="FiguresCaption"/>
        <w:jc w:val="center"/>
        <w:rPr>
          <w:b/>
          <w:bCs/>
        </w:rPr>
      </w:pPr>
    </w:p>
    <w:p w:rsidR="008C4FA3" w:rsidP="008C4FA3" w:rsidRDefault="008C4FA3" w14:paraId="36979B4C" w14:textId="77777777">
      <w:pPr>
        <w:pStyle w:val="FiguresCaption"/>
        <w:jc w:val="center"/>
        <w:rPr>
          <w:b/>
          <w:bCs/>
        </w:rPr>
      </w:pPr>
    </w:p>
    <w:p w:rsidR="008C4FA3" w:rsidP="008C4FA3" w:rsidRDefault="008C4FA3" w14:paraId="7824CF78" w14:textId="77777777">
      <w:pPr>
        <w:pStyle w:val="FiguresCaption"/>
        <w:jc w:val="center"/>
        <w:rPr>
          <w:b/>
          <w:bCs/>
        </w:rPr>
      </w:pPr>
    </w:p>
    <w:p w:rsidRPr="001E09C3" w:rsidR="008C4FA3" w:rsidP="008C4FA3" w:rsidRDefault="008C4FA3" w14:paraId="7EEFB64E" w14:textId="77777777">
      <w:pPr>
        <w:pStyle w:val="FiguresCaption"/>
        <w:jc w:val="center"/>
        <w:rPr>
          <w:b/>
          <w:bCs/>
        </w:rPr>
      </w:pPr>
    </w:p>
    <w:p w:rsidRPr="0041642D" w:rsidR="006B3051" w:rsidP="006B3051" w:rsidRDefault="00C24E90" w14:paraId="085E2A5C" w14:textId="4FADD8D7">
      <w:pPr>
        <w:keepNext/>
        <w:ind w:firstLine="0"/>
        <w:jc w:val="center"/>
      </w:pPr>
      <w:r>
        <w:rPr>
          <w:noProof/>
        </w:rPr>
        <w:lastRenderedPageBreak/>
        <w:drawing>
          <wp:inline distT="0" distB="0" distL="0" distR="0" wp14:anchorId="5B649D59" wp14:editId="4CE32FD6">
            <wp:extent cx="3185770" cy="352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770" cy="3527755"/>
                    </a:xfrm>
                    <a:prstGeom prst="rect">
                      <a:avLst/>
                    </a:prstGeom>
                  </pic:spPr>
                </pic:pic>
              </a:graphicData>
            </a:graphic>
          </wp:inline>
        </w:drawing>
      </w:r>
    </w:p>
    <w:p w:rsidR="006B3051" w:rsidP="00774BE1" w:rsidRDefault="006B3051" w14:paraId="34AA2E79" w14:textId="420AF7A8">
      <w:pPr>
        <w:pStyle w:val="FiguresCaption"/>
      </w:pPr>
      <w:bookmarkStart w:name="_Ref99461252" w:id="72"/>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9D77B6">
        <w:rPr>
          <w:b/>
          <w:bCs/>
          <w:noProof/>
        </w:rPr>
        <w:t>7</w:t>
      </w:r>
      <w:r w:rsidRPr="0041642D">
        <w:rPr>
          <w:b/>
          <w:bCs/>
        </w:rPr>
        <w:fldChar w:fldCharType="end"/>
      </w:r>
      <w:bookmarkEnd w:id="72"/>
      <w:r w:rsidRPr="0041642D">
        <w:t xml:space="preserve"> - ENS (red lines) and ecPoint (blue lines) diurnal cycle for 12-hourly rainfall annual mean in “La Costa” (solid lines) and “La Sierra” (dashed lines)</w:t>
      </w:r>
      <w:r w:rsidRPr="0041642D" w:rsidR="00683E6F">
        <w:t xml:space="preserve">, obtained from </w:t>
      </w:r>
      <w:r w:rsidRPr="0041642D" w:rsidR="00B5355D">
        <w:t>forecasts</w:t>
      </w:r>
      <w:r w:rsidRPr="0041642D" w:rsidR="006244BA">
        <w:t xml:space="preserve"> between 1</w:t>
      </w:r>
      <w:r w:rsidRPr="0041642D" w:rsidR="006244BA">
        <w:rPr>
          <w:vertAlign w:val="superscript"/>
        </w:rPr>
        <w:t>st</w:t>
      </w:r>
      <w:r w:rsidRPr="0041642D" w:rsidR="006244BA">
        <w:t xml:space="preserve"> January to 31</w:t>
      </w:r>
      <w:r w:rsidRPr="0041642D" w:rsidR="006244BA">
        <w:rPr>
          <w:vertAlign w:val="superscript"/>
        </w:rPr>
        <w:t>st</w:t>
      </w:r>
      <w:r w:rsidRPr="0041642D" w:rsidR="006244BA">
        <w:t xml:space="preserve"> December</w:t>
      </w:r>
      <w:r w:rsidRPr="0041642D" w:rsidR="00B5355D">
        <w:t xml:space="preserve"> (only 00 UTC run</w:t>
      </w:r>
      <w:r w:rsidRPr="0041642D" w:rsidR="00821F56">
        <w:t xml:space="preserve"> </w:t>
      </w:r>
      <w:r w:rsidRPr="0041642D" w:rsidR="00B5355D">
        <w:t xml:space="preserve">were considered). </w:t>
      </w:r>
      <w:r w:rsidRPr="0041642D" w:rsidR="00E4544D">
        <w:t>Four overlapping</w:t>
      </w:r>
      <w:r w:rsidRPr="0041642D" w:rsidR="00683E6F">
        <w:t xml:space="preserve"> 12-hourly accumulation periods in UTC</w:t>
      </w:r>
      <w:r w:rsidRPr="0041642D" w:rsidR="00AC29AB">
        <w:t xml:space="preserve"> (and the correspondent </w:t>
      </w:r>
      <w:r w:rsidRPr="0041642D" w:rsidR="00683E6F">
        <w:t>local time</w:t>
      </w:r>
      <w:r w:rsidRPr="0041642D" w:rsidR="00AC29AB">
        <w:t xml:space="preserve">, </w:t>
      </w:r>
      <w:r w:rsidRPr="0041642D" w:rsidR="00683E6F">
        <w:t>LT) are shown</w:t>
      </w:r>
      <w:r w:rsidRPr="0041642D" w:rsidR="00E4544D">
        <w:t>,</w:t>
      </w:r>
      <w:r w:rsidRPr="0041642D" w:rsidR="00AC29AB">
        <w:t xml:space="preserve"> and are indicated with</w:t>
      </w:r>
      <w:r w:rsidRPr="0041642D" w:rsidR="00683E6F">
        <w:t xml:space="preserve"> four different colours: green for 0000-1200 UTC (1800-0600 LT), purple for 0600-1800 UTC (or 0000-1200 LT), cyan for 1200-0000 UTC (or 0600-1800 LT), and fuchsia for 1800-0600 UTC (or 1200-0000 LT).</w:t>
      </w:r>
    </w:p>
    <w:p w:rsidR="002227EE" w:rsidP="00774BE1" w:rsidRDefault="002227EE" w14:paraId="5CB322C2" w14:textId="77777777">
      <w:pPr>
        <w:pStyle w:val="FiguresCaption"/>
      </w:pPr>
    </w:p>
    <w:p w:rsidR="00C42C6E" w:rsidP="0054615A" w:rsidRDefault="0054615A" w14:paraId="60E76A84" w14:textId="4213549E">
      <w:pPr>
        <w:keepNext/>
        <w:ind w:firstLine="0"/>
      </w:pPr>
      <w:r>
        <w:rPr>
          <w:noProof/>
        </w:rPr>
        <w:lastRenderedPageBreak/>
        <w:drawing>
          <wp:inline distT="0" distB="0" distL="0" distR="0" wp14:anchorId="7AA1FA86" wp14:editId="11062621">
            <wp:extent cx="6299835" cy="7857490"/>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835" cy="7857490"/>
                    </a:xfrm>
                    <a:prstGeom prst="rect">
                      <a:avLst/>
                    </a:prstGeom>
                  </pic:spPr>
                </pic:pic>
              </a:graphicData>
            </a:graphic>
          </wp:inline>
        </w:drawing>
      </w:r>
    </w:p>
    <w:p w:rsidRPr="00AA08DB" w:rsidR="00C8100B" w:rsidP="00AA08DB" w:rsidRDefault="00C42C6E" w14:paraId="40316387" w14:textId="1519CFE8">
      <w:pPr>
        <w:pStyle w:val="FiguresCaption"/>
        <w:rPr>
          <w:sz w:val="24"/>
          <w:szCs w:val="24"/>
        </w:rPr>
      </w:pPr>
      <w:bookmarkStart w:name="_Ref99721827" w:id="73"/>
      <w:r w:rsidRPr="00C42C6E">
        <w:rPr>
          <w:b/>
          <w:bCs/>
        </w:rPr>
        <w:t xml:space="preserve">Figure </w:t>
      </w:r>
      <w:r w:rsidRPr="00C42C6E">
        <w:rPr>
          <w:b/>
          <w:bCs/>
        </w:rPr>
        <w:fldChar w:fldCharType="begin"/>
      </w:r>
      <w:r w:rsidRPr="00C42C6E">
        <w:rPr>
          <w:b/>
          <w:bCs/>
        </w:rPr>
        <w:instrText xml:space="preserve"> SEQ Figure \* ARABIC </w:instrText>
      </w:r>
      <w:r w:rsidRPr="00C42C6E">
        <w:rPr>
          <w:b/>
          <w:bCs/>
        </w:rPr>
        <w:fldChar w:fldCharType="separate"/>
      </w:r>
      <w:r w:rsidR="009D77B6">
        <w:rPr>
          <w:b/>
          <w:bCs/>
          <w:noProof/>
        </w:rPr>
        <w:t>8</w:t>
      </w:r>
      <w:r w:rsidRPr="00C42C6E">
        <w:rPr>
          <w:b/>
          <w:bCs/>
        </w:rPr>
        <w:fldChar w:fldCharType="end"/>
      </w:r>
      <w:bookmarkEnd w:id="73"/>
      <w:r>
        <w:t xml:space="preserve"> - </w:t>
      </w:r>
      <w:r w:rsidRPr="002F79B3">
        <w:t>Flash floods in Ecuador on March 8</w:t>
      </w:r>
      <w:r w:rsidRPr="002F79B3">
        <w:rPr>
          <w:vertAlign w:val="superscript"/>
        </w:rPr>
        <w:t>th</w:t>
      </w:r>
      <w:r w:rsidRPr="002F79B3">
        <w:t xml:space="preserve">, 2021. </w:t>
      </w:r>
      <w:r>
        <w:t>Panel (a) shows 24-hourly synop rainfall observations between 8</w:t>
      </w:r>
      <w:r w:rsidRPr="006B5F3D">
        <w:rPr>
          <w:vertAlign w:val="superscript"/>
        </w:rPr>
        <w:t>th</w:t>
      </w:r>
      <w:r>
        <w:t xml:space="preserve"> March at 6 am and 9</w:t>
      </w:r>
      <w:r w:rsidRPr="006B5F3D">
        <w:rPr>
          <w:vertAlign w:val="superscript"/>
        </w:rPr>
        <w:t>th</w:t>
      </w:r>
      <w:r>
        <w:t xml:space="preserve"> March at 6 am (coloured dots), 24-hourly rainfall reports from INAMHI for Guayaquil between 8</w:t>
      </w:r>
      <w:r w:rsidRPr="006B5F3D">
        <w:rPr>
          <w:vertAlign w:val="superscript"/>
        </w:rPr>
        <w:t>th</w:t>
      </w:r>
      <w:r>
        <w:t xml:space="preserve"> March at 0 am and 9</w:t>
      </w:r>
      <w:r w:rsidRPr="006B5F3D">
        <w:rPr>
          <w:vertAlign w:val="superscript"/>
        </w:rPr>
        <w:t>th</w:t>
      </w:r>
      <w:r>
        <w:t xml:space="preserve"> March at 0 am (coloured triangles), and flash flood reports in different regions between 8</w:t>
      </w:r>
      <w:r w:rsidRPr="006B5F3D">
        <w:rPr>
          <w:vertAlign w:val="superscript"/>
        </w:rPr>
        <w:t>th</w:t>
      </w:r>
      <w:r>
        <w:t xml:space="preserve"> March at 0 am and 9</w:t>
      </w:r>
      <w:r w:rsidRPr="006B5F3D">
        <w:rPr>
          <w:vertAlign w:val="superscript"/>
        </w:rPr>
        <w:t>th</w:t>
      </w:r>
      <w:r>
        <w:t xml:space="preserve"> March at 0 am (black diamonds). Panel (b) shows the sounding for Guayaquil (lat:-2.2; lon:-79.9) valid for 8</w:t>
      </w:r>
      <w:r w:rsidRPr="00782A28">
        <w:rPr>
          <w:vertAlign w:val="superscript"/>
        </w:rPr>
        <w:t>th</w:t>
      </w:r>
      <w:r>
        <w:t xml:space="preserve"> March 2021 at 6 am. Panel (c) shows day 1, 3, and 7 forecasts from 00 UTC runs for ENS and ecPoint, valid for the accumulation period between 8</w:t>
      </w:r>
      <w:r w:rsidRPr="006B5F3D">
        <w:rPr>
          <w:vertAlign w:val="superscript"/>
        </w:rPr>
        <w:t>th</w:t>
      </w:r>
      <w:r>
        <w:t xml:space="preserve"> March at 12 am and 9</w:t>
      </w:r>
      <w:r w:rsidRPr="006B5F3D">
        <w:rPr>
          <w:vertAlign w:val="superscript"/>
        </w:rPr>
        <w:t>th</w:t>
      </w:r>
      <w:r>
        <w:t xml:space="preserve"> March at 0 am (when the rainfall event was at its peak).</w:t>
      </w:r>
      <w:r w:rsidR="00846205">
        <w:t xml:space="preserve"> All</w:t>
      </w:r>
      <w:r w:rsidR="00F479AD">
        <w:t xml:space="preserve"> reported</w:t>
      </w:r>
      <w:r w:rsidR="00846205">
        <w:t xml:space="preserve"> times here are meant in LT.</w:t>
      </w:r>
    </w:p>
    <w:p w:rsidRPr="0041642D" w:rsidR="002317D9" w:rsidP="00097E8A" w:rsidRDefault="00EE5237" w14:paraId="022ADA58" w14:textId="0B6BC356">
      <w:pPr>
        <w:pStyle w:val="Heading1"/>
        <w:numPr>
          <w:ilvl w:val="0"/>
          <w:numId w:val="0"/>
        </w:numPr>
      </w:pPr>
      <w:r w:rsidRPr="0041642D">
        <w:lastRenderedPageBreak/>
        <w:t>References</w:t>
      </w:r>
    </w:p>
    <w:p w:rsidRPr="00AC3677" w:rsidR="00AC3677" w:rsidP="00AC3677" w:rsidRDefault="00CB6692" w14:paraId="74B4CA0B" w14:textId="3F1628DE">
      <w:pPr>
        <w:widowControl w:val="0"/>
        <w:autoSpaceDE w:val="0"/>
        <w:autoSpaceDN w:val="0"/>
        <w:adjustRightInd w:val="0"/>
        <w:spacing w:before="0" w:line="240" w:lineRule="auto"/>
        <w:ind w:left="480" w:hanging="480"/>
        <w:rPr>
          <w:noProof/>
          <w:szCs w:val="24"/>
        </w:rPr>
      </w:pPr>
      <w:r w:rsidRPr="0041642D">
        <w:rPr>
          <w:color w:val="000000"/>
        </w:rPr>
        <w:fldChar w:fldCharType="begin" w:fldLock="1"/>
      </w:r>
      <w:r w:rsidRPr="0041642D">
        <w:rPr>
          <w:color w:val="000000"/>
        </w:rPr>
        <w:instrText xml:space="preserve">ADDIN Mendeley Bibliography CSL_BIBLIOGRAPHY </w:instrText>
      </w:r>
      <w:r w:rsidRPr="0041642D">
        <w:rPr>
          <w:color w:val="000000"/>
        </w:rPr>
        <w:fldChar w:fldCharType="separate"/>
      </w:r>
      <w:r w:rsidRPr="00AC3677" w:rsidR="00AC3677">
        <w:rPr>
          <w:noProof/>
          <w:szCs w:val="24"/>
        </w:rPr>
        <w:t xml:space="preserve">Adler, R. F., and Coauthors, 2018: The Global Precipitation Climatology Project (GPCP) monthly analysis (New Version 2.3) and a review of 2017 global precipitation. </w:t>
      </w:r>
      <w:r w:rsidRPr="00AC3677" w:rsidR="00AC3677">
        <w:rPr>
          <w:i/>
          <w:iCs/>
          <w:noProof/>
          <w:szCs w:val="24"/>
        </w:rPr>
        <w:t>Atmosphere (Basel).</w:t>
      </w:r>
      <w:r w:rsidRPr="00AC3677" w:rsidR="00AC3677">
        <w:rPr>
          <w:noProof/>
          <w:szCs w:val="24"/>
        </w:rPr>
        <w:t xml:space="preserve">, </w:t>
      </w:r>
      <w:r w:rsidRPr="00AC3677" w:rsidR="00AC3677">
        <w:rPr>
          <w:b/>
          <w:bCs/>
          <w:noProof/>
          <w:szCs w:val="24"/>
        </w:rPr>
        <w:t>9</w:t>
      </w:r>
      <w:r w:rsidRPr="00AC3677" w:rsidR="00AC3677">
        <w:rPr>
          <w:noProof/>
          <w:szCs w:val="24"/>
        </w:rPr>
        <w:t>, 138, https://doi.org/10.3390/atmos9040138.</w:t>
      </w:r>
    </w:p>
    <w:p w:rsidRPr="00AC3677" w:rsidR="00AC3677" w:rsidP="00AC3677" w:rsidRDefault="00AC3677" w14:paraId="56B7ED5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Bazo, J., R. Singh, M. Destrooper, and E. C. De Perez, 2018: Pilot experiences in using seamless forecasts for early action: The “ready-set-go!" approach in the red cross. </w:t>
      </w:r>
      <w:r w:rsidRPr="00AC3677">
        <w:rPr>
          <w:i/>
          <w:iCs/>
          <w:noProof/>
          <w:szCs w:val="24"/>
        </w:rPr>
        <w:t>Sub-seasonal to Seasonal Prediction: The Gap Between Weather and Climate Forecasting</w:t>
      </w:r>
      <w:r w:rsidRPr="00AC3677">
        <w:rPr>
          <w:noProof/>
          <w:szCs w:val="24"/>
        </w:rPr>
        <w:t>, 387–398.</w:t>
      </w:r>
    </w:p>
    <w:p w:rsidRPr="00AC3677" w:rsidR="00AC3677" w:rsidP="00AC3677" w:rsidRDefault="00AC3677" w14:paraId="691A4C92" w14:textId="77777777">
      <w:pPr>
        <w:widowControl w:val="0"/>
        <w:autoSpaceDE w:val="0"/>
        <w:autoSpaceDN w:val="0"/>
        <w:adjustRightInd w:val="0"/>
        <w:spacing w:before="0" w:line="240" w:lineRule="auto"/>
        <w:ind w:left="480" w:hanging="480"/>
        <w:rPr>
          <w:noProof/>
          <w:szCs w:val="24"/>
        </w:rPr>
      </w:pPr>
      <w:r w:rsidRPr="00AC3677">
        <w:rPr>
          <w:noProof/>
          <w:szCs w:val="24"/>
        </w:rPr>
        <w:t xml:space="preserve">Beck, H. E., E. F. Wood, M. Pan, C. K. Fisher, D. G. Miralles, A. I. J. M. Van Dijk, T. R. McVicar, and R. F. Adler, 2019: MSWep v2 Global 3-hourly 0.1° precipitation: Methodology and quantitative assessment. </w:t>
      </w:r>
      <w:r w:rsidRPr="00AC3677">
        <w:rPr>
          <w:i/>
          <w:iCs/>
          <w:noProof/>
          <w:szCs w:val="24"/>
        </w:rPr>
        <w:t>Bull. Am. Meteorol. Soc.</w:t>
      </w:r>
      <w:r w:rsidRPr="00AC3677">
        <w:rPr>
          <w:noProof/>
          <w:szCs w:val="24"/>
        </w:rPr>
        <w:t xml:space="preserve">, </w:t>
      </w:r>
      <w:r w:rsidRPr="00AC3677">
        <w:rPr>
          <w:b/>
          <w:bCs/>
          <w:noProof/>
          <w:szCs w:val="24"/>
        </w:rPr>
        <w:t>100</w:t>
      </w:r>
      <w:r w:rsidRPr="00AC3677">
        <w:rPr>
          <w:noProof/>
          <w:szCs w:val="24"/>
        </w:rPr>
        <w:t>, 473–500, https://doi.org/10.1175/BAMS-D-17-0138.1.</w:t>
      </w:r>
    </w:p>
    <w:p w:rsidRPr="00AC3677" w:rsidR="00AC3677" w:rsidP="00AC3677" w:rsidRDefault="00AC3677" w14:paraId="30F86EEE" w14:textId="77777777">
      <w:pPr>
        <w:widowControl w:val="0"/>
        <w:autoSpaceDE w:val="0"/>
        <w:autoSpaceDN w:val="0"/>
        <w:adjustRightInd w:val="0"/>
        <w:spacing w:before="0" w:line="240" w:lineRule="auto"/>
        <w:ind w:left="480" w:hanging="480"/>
        <w:rPr>
          <w:noProof/>
          <w:szCs w:val="24"/>
        </w:rPr>
      </w:pPr>
      <w:r w:rsidRPr="00AC3677">
        <w:rPr>
          <w:noProof/>
          <w:szCs w:val="24"/>
        </w:rPr>
        <w:t xml:space="preserve">Bouallegue, Z. Ben, and D. S. Richardson, 2021: On the ROC Area of Ensemble Forecasts for Rare Events. </w:t>
      </w:r>
      <w:r w:rsidRPr="00AC3677">
        <w:rPr>
          <w:i/>
          <w:iCs/>
          <w:noProof/>
          <w:szCs w:val="24"/>
        </w:rPr>
        <w:t>Preprints</w:t>
      </w:r>
      <w:r w:rsidRPr="00AC3677">
        <w:rPr>
          <w:noProof/>
          <w:szCs w:val="24"/>
        </w:rPr>
        <w:t>, https://doi.org/10.20944/PREPRINTS202111.0535.V1.</w:t>
      </w:r>
    </w:p>
    <w:p w:rsidRPr="00AC3677" w:rsidR="00AC3677" w:rsidP="00AC3677" w:rsidRDefault="00AC3677" w14:paraId="45C47DE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Bucherie, A., F. Ayala, and A. Kruczkiewicz, 2021: Ecuador historical flood occurrences and impacts dataset with Flash Flood Confidence Index (2007-2020). </w:t>
      </w:r>
      <w:r w:rsidRPr="00AC3677">
        <w:rPr>
          <w:i/>
          <w:iCs/>
          <w:noProof/>
          <w:szCs w:val="24"/>
        </w:rPr>
        <w:t>Zenodo</w:t>
      </w:r>
      <w:r w:rsidRPr="00AC3677">
        <w:rPr>
          <w:noProof/>
          <w:szCs w:val="24"/>
        </w:rPr>
        <w:t>, https://doi.org/10.5281/zenodo.4662886.</w:t>
      </w:r>
    </w:p>
    <w:p w:rsidRPr="00AC3677" w:rsidR="00AC3677" w:rsidP="00AC3677" w:rsidRDefault="00AC3677" w14:paraId="1E1EA770" w14:textId="77777777">
      <w:pPr>
        <w:widowControl w:val="0"/>
        <w:autoSpaceDE w:val="0"/>
        <w:autoSpaceDN w:val="0"/>
        <w:adjustRightInd w:val="0"/>
        <w:spacing w:before="0" w:line="240" w:lineRule="auto"/>
        <w:ind w:left="480" w:hanging="480"/>
        <w:rPr>
          <w:noProof/>
          <w:szCs w:val="24"/>
        </w:rPr>
      </w:pPr>
      <w:r w:rsidRPr="00AC3677">
        <w:rPr>
          <w:noProof/>
          <w:szCs w:val="24"/>
        </w:rPr>
        <w:t xml:space="preserve">——, C. Hultquist, S. Adamo, C. Neely, F. Ayala, J. Bazo, and A. Kruczkiewicz, 2022: A comparison of social vulnerability indices specific to flooding in Ecuador: Principal component analysis (PCA) and expert knowledge. </w:t>
      </w:r>
      <w:r w:rsidRPr="00AC3677">
        <w:rPr>
          <w:i/>
          <w:iCs/>
          <w:noProof/>
          <w:szCs w:val="24"/>
        </w:rPr>
        <w:t>Int. J. Disaster Risk Reduct.</w:t>
      </w:r>
      <w:r w:rsidRPr="00AC3677">
        <w:rPr>
          <w:noProof/>
          <w:szCs w:val="24"/>
        </w:rPr>
        <w:t xml:space="preserve">, </w:t>
      </w:r>
      <w:r w:rsidRPr="00AC3677">
        <w:rPr>
          <w:b/>
          <w:bCs/>
          <w:noProof/>
          <w:szCs w:val="24"/>
        </w:rPr>
        <w:t>73</w:t>
      </w:r>
      <w:r w:rsidRPr="00AC3677">
        <w:rPr>
          <w:noProof/>
          <w:szCs w:val="24"/>
        </w:rPr>
        <w:t>, 102897, https://doi.org/10.1016/j.ijdrr.2022.102897.</w:t>
      </w:r>
    </w:p>
    <w:p w:rsidRPr="00AC3677" w:rsidR="00AC3677" w:rsidP="00AC3677" w:rsidRDefault="00AC3677" w14:paraId="190A471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Buizza, R., 2019: Introduction to the special issue on “25 years of ensemble forecasting.” </w:t>
      </w:r>
      <w:r w:rsidRPr="00AC3677">
        <w:rPr>
          <w:i/>
          <w:iCs/>
          <w:noProof/>
          <w:szCs w:val="24"/>
        </w:rPr>
        <w:t>Q. J. R. Meteorol. Soc.</w:t>
      </w:r>
      <w:r w:rsidRPr="00AC3677">
        <w:rPr>
          <w:noProof/>
          <w:szCs w:val="24"/>
        </w:rPr>
        <w:t xml:space="preserve">, </w:t>
      </w:r>
      <w:r w:rsidRPr="00AC3677">
        <w:rPr>
          <w:b/>
          <w:bCs/>
          <w:noProof/>
          <w:szCs w:val="24"/>
        </w:rPr>
        <w:t>145</w:t>
      </w:r>
      <w:r w:rsidRPr="00AC3677">
        <w:rPr>
          <w:noProof/>
          <w:szCs w:val="24"/>
        </w:rPr>
        <w:t>, 1–11, https://doi.org/10.1002/qj.3370.</w:t>
      </w:r>
    </w:p>
    <w:p w:rsidRPr="00AC3677" w:rsidR="00AC3677" w:rsidP="00AC3677" w:rsidRDefault="00AC3677" w14:paraId="3A55D0D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Corral, C., M. Berenguer, D. Sempere-Torres, L. Poletti, F. Silvestro, and N. Rebora, 2019: Comparison of two early warning systems for regional flash flood hazard forecasting. </w:t>
      </w:r>
      <w:r w:rsidRPr="00AC3677">
        <w:rPr>
          <w:i/>
          <w:iCs/>
          <w:noProof/>
          <w:szCs w:val="24"/>
        </w:rPr>
        <w:t>J. Hydrol.</w:t>
      </w:r>
      <w:r w:rsidRPr="00AC3677">
        <w:rPr>
          <w:noProof/>
          <w:szCs w:val="24"/>
        </w:rPr>
        <w:t xml:space="preserve">, </w:t>
      </w:r>
      <w:r w:rsidRPr="00AC3677">
        <w:rPr>
          <w:b/>
          <w:bCs/>
          <w:noProof/>
          <w:szCs w:val="24"/>
        </w:rPr>
        <w:t>572</w:t>
      </w:r>
      <w:r w:rsidRPr="00AC3677">
        <w:rPr>
          <w:noProof/>
          <w:szCs w:val="24"/>
        </w:rPr>
        <w:t>, 603–619, https://doi.org/10.1016/j.jhydrol.2019.03.026.</w:t>
      </w:r>
    </w:p>
    <w:p w:rsidRPr="00AC3677" w:rsidR="00AC3677" w:rsidP="00AC3677" w:rsidRDefault="00AC3677" w14:paraId="09398447" w14:textId="77777777">
      <w:pPr>
        <w:widowControl w:val="0"/>
        <w:autoSpaceDE w:val="0"/>
        <w:autoSpaceDN w:val="0"/>
        <w:adjustRightInd w:val="0"/>
        <w:spacing w:before="0" w:line="240" w:lineRule="auto"/>
        <w:ind w:left="480" w:hanging="480"/>
        <w:rPr>
          <w:noProof/>
          <w:szCs w:val="24"/>
        </w:rPr>
      </w:pPr>
      <w:r w:rsidRPr="00AC3677">
        <w:rPr>
          <w:noProof/>
          <w:szCs w:val="24"/>
        </w:rPr>
        <w:t xml:space="preserve">Coughlan De Perez, E., B. Van Den Hurk, M. K. Van Aalst, B. Jongman, T. Klose, and P. Suarez, 2015: Forecast-based financing: An approach for catalyzing humanitarian action based on extreme weather and climate forecasts. </w:t>
      </w:r>
      <w:r w:rsidRPr="00AC3677">
        <w:rPr>
          <w:i/>
          <w:iCs/>
          <w:noProof/>
          <w:szCs w:val="24"/>
        </w:rPr>
        <w:t>Nat. Hazards Earth Syst. Sci.</w:t>
      </w:r>
      <w:r w:rsidRPr="00AC3677">
        <w:rPr>
          <w:noProof/>
          <w:szCs w:val="24"/>
        </w:rPr>
        <w:t xml:space="preserve">, </w:t>
      </w:r>
      <w:r w:rsidRPr="00AC3677">
        <w:rPr>
          <w:b/>
          <w:bCs/>
          <w:noProof/>
          <w:szCs w:val="24"/>
        </w:rPr>
        <w:t>15</w:t>
      </w:r>
      <w:r w:rsidRPr="00AC3677">
        <w:rPr>
          <w:noProof/>
          <w:szCs w:val="24"/>
        </w:rPr>
        <w:t>, 895–904, https://doi.org/https://doi.org/10.5194/nhess-15-895-2015.</w:t>
      </w:r>
    </w:p>
    <w:p w:rsidRPr="00AC3677" w:rsidR="00AC3677" w:rsidP="00AC3677" w:rsidRDefault="00AC3677" w14:paraId="7E9445CC" w14:textId="77777777">
      <w:pPr>
        <w:widowControl w:val="0"/>
        <w:autoSpaceDE w:val="0"/>
        <w:autoSpaceDN w:val="0"/>
        <w:adjustRightInd w:val="0"/>
        <w:spacing w:before="0" w:line="240" w:lineRule="auto"/>
        <w:ind w:left="480" w:hanging="480"/>
        <w:rPr>
          <w:noProof/>
          <w:szCs w:val="24"/>
        </w:rPr>
      </w:pPr>
      <w:r w:rsidRPr="00AC3677">
        <w:rPr>
          <w:noProof/>
          <w:szCs w:val="24"/>
        </w:rPr>
        <w:t xml:space="preserve">Dordevic, M., P. Mutic, and H. Kim, 2020: Flash Flood Guidance System: Response to one of the deadliest hazards. </w:t>
      </w:r>
      <w:r w:rsidRPr="00AC3677">
        <w:rPr>
          <w:i/>
          <w:iCs/>
          <w:noProof/>
          <w:szCs w:val="24"/>
        </w:rPr>
        <w:t>WMO Bull.</w:t>
      </w:r>
      <w:r w:rsidRPr="00AC3677">
        <w:rPr>
          <w:noProof/>
          <w:szCs w:val="24"/>
        </w:rPr>
        <w:t xml:space="preserve">, </w:t>
      </w:r>
      <w:r w:rsidRPr="00AC3677">
        <w:rPr>
          <w:b/>
          <w:bCs/>
          <w:noProof/>
          <w:szCs w:val="24"/>
        </w:rPr>
        <w:t>69</w:t>
      </w:r>
      <w:r w:rsidRPr="00AC3677">
        <w:rPr>
          <w:noProof/>
          <w:szCs w:val="24"/>
        </w:rPr>
        <w:t>, 29–33.</w:t>
      </w:r>
    </w:p>
    <w:p w:rsidRPr="00AC3677" w:rsidR="00AC3677" w:rsidP="00AC3677" w:rsidRDefault="00AC3677" w14:paraId="1946912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Galarza-Villamar, J. A., C. Leeuwis, G. M. Pila-Quinga, F. Cecchi, and C. M. Párraga-Lema, 2018: Local understanding of disaster risk and livelihood resilience: The case of rice smallholders and floods in Ecuador. </w:t>
      </w:r>
      <w:r w:rsidRPr="00AC3677">
        <w:rPr>
          <w:i/>
          <w:iCs/>
          <w:noProof/>
          <w:szCs w:val="24"/>
        </w:rPr>
        <w:t>Int. J. Disaster Risk Reduct.</w:t>
      </w:r>
      <w:r w:rsidRPr="00AC3677">
        <w:rPr>
          <w:noProof/>
          <w:szCs w:val="24"/>
        </w:rPr>
        <w:t xml:space="preserve">, </w:t>
      </w:r>
      <w:r w:rsidRPr="00AC3677">
        <w:rPr>
          <w:b/>
          <w:bCs/>
          <w:noProof/>
          <w:szCs w:val="24"/>
        </w:rPr>
        <w:t>31</w:t>
      </w:r>
      <w:r w:rsidRPr="00AC3677">
        <w:rPr>
          <w:noProof/>
          <w:szCs w:val="24"/>
        </w:rPr>
        <w:t>, 1107–1120, https://doi.org/10.1016/j.ijdrr.2018.08.009.</w:t>
      </w:r>
    </w:p>
    <w:p w:rsidRPr="00AC3677" w:rsidR="00AC3677" w:rsidP="00AC3677" w:rsidRDefault="00AC3677" w14:paraId="433C651B"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Gaume, E., and Coauthors, 2009: A compilation of data on European flash floods. </w:t>
      </w:r>
      <w:r w:rsidRPr="00AC3677">
        <w:rPr>
          <w:i/>
          <w:iCs/>
          <w:noProof/>
          <w:szCs w:val="24"/>
        </w:rPr>
        <w:t>J. Hydrol.</w:t>
      </w:r>
      <w:r w:rsidRPr="00AC3677">
        <w:rPr>
          <w:noProof/>
          <w:szCs w:val="24"/>
        </w:rPr>
        <w:t xml:space="preserve">, </w:t>
      </w:r>
      <w:r w:rsidRPr="00AC3677">
        <w:rPr>
          <w:b/>
          <w:bCs/>
          <w:noProof/>
          <w:szCs w:val="24"/>
        </w:rPr>
        <w:t>367</w:t>
      </w:r>
      <w:r w:rsidRPr="00AC3677">
        <w:rPr>
          <w:noProof/>
          <w:szCs w:val="24"/>
        </w:rPr>
        <w:t>, 70–78, https://doi.org/10.1016/j.jhydrol.2008.12.028.</w:t>
      </w:r>
    </w:p>
    <w:p w:rsidRPr="00AC3677" w:rsidR="00AC3677" w:rsidP="00AC3677" w:rsidRDefault="00AC3677" w14:paraId="7EFF9D03"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Georgakakos, K. P., and Coauthors, 2021: The Flash Flood Guidance System Implementation Worldwide: A Successful Multidecadal Research-To-Operations Effort. </w:t>
      </w:r>
      <w:r w:rsidRPr="00AC3677">
        <w:rPr>
          <w:i/>
          <w:iCs/>
          <w:noProof/>
          <w:szCs w:val="24"/>
        </w:rPr>
        <w:t>Bull. Am. Meteorol. Soc.</w:t>
      </w:r>
      <w:r w:rsidRPr="00AC3677">
        <w:rPr>
          <w:noProof/>
          <w:szCs w:val="24"/>
        </w:rPr>
        <w:t xml:space="preserve">, </w:t>
      </w:r>
      <w:r w:rsidRPr="00AC3677">
        <w:rPr>
          <w:b/>
          <w:bCs/>
          <w:noProof/>
          <w:szCs w:val="24"/>
        </w:rPr>
        <w:t>1</w:t>
      </w:r>
      <w:r w:rsidRPr="00AC3677">
        <w:rPr>
          <w:noProof/>
          <w:szCs w:val="24"/>
        </w:rPr>
        <w:t>, 1–35, https://doi.org/10.1175/bams-d-20-0241.1.</w:t>
      </w:r>
    </w:p>
    <w:p w:rsidRPr="00AC3677" w:rsidR="00AC3677" w:rsidP="00AC3677" w:rsidRDefault="00AC3677" w14:paraId="2F3784FC"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Gneiting, T., and P. Vogel, 2021: Receiver operating characteristic (ROC) curves: equivalences, beta model, and minimum distance estimation. </w:t>
      </w:r>
      <w:r w:rsidRPr="00AC3677">
        <w:rPr>
          <w:i/>
          <w:iCs/>
          <w:noProof/>
          <w:szCs w:val="24"/>
        </w:rPr>
        <w:t>Mach. Learn.</w:t>
      </w:r>
      <w:r w:rsidRPr="00AC3677">
        <w:rPr>
          <w:noProof/>
          <w:szCs w:val="24"/>
        </w:rPr>
        <w:t>, 1–13, https://doi.org/10.1007/s10994-021-06115-2.</w:t>
      </w:r>
    </w:p>
    <w:p w:rsidRPr="00AC3677" w:rsidR="00AC3677" w:rsidP="00AC3677" w:rsidRDefault="00AC3677" w14:paraId="7FF58BFD"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Golding, B., N. Roberts, G. Leoncini, K. Mylne, and R. Swinbank, 2016: MOGREPS-UK convection-permitting ensemble products for surface water flood forecasting: Rationale and first results. </w:t>
      </w:r>
      <w:r w:rsidRPr="00AC3677">
        <w:rPr>
          <w:i/>
          <w:iCs/>
          <w:noProof/>
          <w:szCs w:val="24"/>
        </w:rPr>
        <w:t>J. Hydrometeorol.</w:t>
      </w:r>
      <w:r w:rsidRPr="00AC3677">
        <w:rPr>
          <w:noProof/>
          <w:szCs w:val="24"/>
        </w:rPr>
        <w:t xml:space="preserve">, </w:t>
      </w:r>
      <w:r w:rsidRPr="00AC3677">
        <w:rPr>
          <w:b/>
          <w:bCs/>
          <w:noProof/>
          <w:szCs w:val="24"/>
        </w:rPr>
        <w:t>17</w:t>
      </w:r>
      <w:r w:rsidRPr="00AC3677">
        <w:rPr>
          <w:noProof/>
          <w:szCs w:val="24"/>
        </w:rPr>
        <w:t>, 1383–1406, https://doi.org/10.1175/JHM-D-15-0083.1.</w:t>
      </w:r>
    </w:p>
    <w:p w:rsidRPr="00AC3677" w:rsidR="00AC3677" w:rsidP="00AC3677" w:rsidRDefault="00AC3677" w14:paraId="0A085DF4" w14:textId="77777777">
      <w:pPr>
        <w:widowControl w:val="0"/>
        <w:autoSpaceDE w:val="0"/>
        <w:autoSpaceDN w:val="0"/>
        <w:adjustRightInd w:val="0"/>
        <w:spacing w:before="0" w:line="240" w:lineRule="auto"/>
        <w:ind w:left="480" w:hanging="480"/>
        <w:rPr>
          <w:noProof/>
          <w:szCs w:val="24"/>
        </w:rPr>
      </w:pPr>
      <w:r w:rsidRPr="00AC3677">
        <w:rPr>
          <w:noProof/>
          <w:szCs w:val="24"/>
        </w:rPr>
        <w:t xml:space="preserve">Golnaraghi, M., 2012: </w:t>
      </w:r>
      <w:r w:rsidRPr="00AC3677">
        <w:rPr>
          <w:i/>
          <w:iCs/>
          <w:noProof/>
          <w:szCs w:val="24"/>
        </w:rPr>
        <w:t>Institutional partnerships in multi-hazard early warning systems: a compilation of seven national good practices and guiding principles</w:t>
      </w:r>
      <w:r w:rsidRPr="00AC3677">
        <w:rPr>
          <w:noProof/>
          <w:szCs w:val="24"/>
        </w:rPr>
        <w:t>. Springer,.</w:t>
      </w:r>
    </w:p>
    <w:p w:rsidRPr="00AC3677" w:rsidR="00AC3677" w:rsidP="00AC3677" w:rsidRDefault="00AC3677" w14:paraId="7E09029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Haiden, T., and S. Duffy, 2016: Use of high-density observations in precipitation verification. </w:t>
      </w:r>
      <w:r w:rsidRPr="00AC3677">
        <w:rPr>
          <w:i/>
          <w:iCs/>
          <w:noProof/>
          <w:szCs w:val="24"/>
        </w:rPr>
        <w:t>ECMWF Newsl.</w:t>
      </w:r>
      <w:r w:rsidRPr="00AC3677">
        <w:rPr>
          <w:noProof/>
          <w:szCs w:val="24"/>
        </w:rPr>
        <w:t>, 20–25, https://doi.org/10.21957/hsacrdem.</w:t>
      </w:r>
    </w:p>
    <w:p w:rsidRPr="00AC3677" w:rsidR="00AC3677" w:rsidP="00AC3677" w:rsidRDefault="00AC3677" w14:paraId="3AB69BAD"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Haiden, T., M. Jannousek, F. Vitart, Z. Ben-Bouallegue, L. Ferranti, C. Prates, and D. Richardson, 2021: Evaluation of ECMWF forecasts, including the 2020 upgrade. </w:t>
      </w:r>
      <w:r w:rsidRPr="00AC3677">
        <w:rPr>
          <w:i/>
          <w:iCs/>
          <w:noProof/>
          <w:szCs w:val="24"/>
        </w:rPr>
        <w:t>ECMWF Tech. Memo.</w:t>
      </w:r>
      <w:r w:rsidRPr="00AC3677">
        <w:rPr>
          <w:noProof/>
          <w:szCs w:val="24"/>
        </w:rPr>
        <w:t xml:space="preserve">, </w:t>
      </w:r>
      <w:r w:rsidRPr="00AC3677">
        <w:rPr>
          <w:b/>
          <w:bCs/>
          <w:noProof/>
          <w:szCs w:val="24"/>
        </w:rPr>
        <w:t>880</w:t>
      </w:r>
      <w:r w:rsidRPr="00AC3677">
        <w:rPr>
          <w:noProof/>
          <w:szCs w:val="24"/>
        </w:rPr>
        <w:t>, https://doi.org/10.21957/6njp8byz4.</w:t>
      </w:r>
    </w:p>
    <w:p w:rsidRPr="00AC3677" w:rsidR="00AC3677" w:rsidP="00AC3677" w:rsidRDefault="00AC3677" w14:paraId="0A7F16E4"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Hamill, T. M., and J. Juras, 2006: Measuring forecast skill: Is it real skill or is it the varying climatology? </w:t>
      </w:r>
      <w:r w:rsidRPr="00AC3677">
        <w:rPr>
          <w:i/>
          <w:iCs/>
          <w:noProof/>
          <w:szCs w:val="24"/>
        </w:rPr>
        <w:t>Q. J. R. Meteorol. Soc.</w:t>
      </w:r>
      <w:r w:rsidRPr="00AC3677">
        <w:rPr>
          <w:noProof/>
          <w:szCs w:val="24"/>
        </w:rPr>
        <w:t xml:space="preserve">, </w:t>
      </w:r>
      <w:r w:rsidRPr="00AC3677">
        <w:rPr>
          <w:b/>
          <w:bCs/>
          <w:noProof/>
          <w:szCs w:val="24"/>
        </w:rPr>
        <w:t>132</w:t>
      </w:r>
      <w:r w:rsidRPr="00AC3677">
        <w:rPr>
          <w:noProof/>
          <w:szCs w:val="24"/>
        </w:rPr>
        <w:t>, 2905–2923, https://doi.org/10.1256/qj.06.25.</w:t>
      </w:r>
    </w:p>
    <w:p w:rsidRPr="00AC3677" w:rsidR="00AC3677" w:rsidP="00AC3677" w:rsidRDefault="00AC3677" w14:paraId="489DD08A" w14:textId="77777777">
      <w:pPr>
        <w:widowControl w:val="0"/>
        <w:autoSpaceDE w:val="0"/>
        <w:autoSpaceDN w:val="0"/>
        <w:adjustRightInd w:val="0"/>
        <w:spacing w:before="0" w:line="240" w:lineRule="auto"/>
        <w:ind w:left="480" w:hanging="480"/>
        <w:rPr>
          <w:noProof/>
          <w:szCs w:val="24"/>
        </w:rPr>
      </w:pPr>
      <w:r w:rsidRPr="00AC3677">
        <w:rPr>
          <w:noProof/>
          <w:szCs w:val="24"/>
        </w:rPr>
        <w:t xml:space="preserve">——, J. S. Whitaker, and S. L. Mullen, 2006: Reforecasts: An important dataset for improving weather predictions. </w:t>
      </w:r>
      <w:r w:rsidRPr="00AC3677">
        <w:rPr>
          <w:i/>
          <w:iCs/>
          <w:noProof/>
          <w:szCs w:val="24"/>
        </w:rPr>
        <w:t>Bull. Am. Meteorol. Soc.</w:t>
      </w:r>
      <w:r w:rsidRPr="00AC3677">
        <w:rPr>
          <w:noProof/>
          <w:szCs w:val="24"/>
        </w:rPr>
        <w:t xml:space="preserve">, </w:t>
      </w:r>
      <w:r w:rsidRPr="00AC3677">
        <w:rPr>
          <w:b/>
          <w:bCs/>
          <w:noProof/>
          <w:szCs w:val="24"/>
        </w:rPr>
        <w:t>87</w:t>
      </w:r>
      <w:r w:rsidRPr="00AC3677">
        <w:rPr>
          <w:noProof/>
          <w:szCs w:val="24"/>
        </w:rPr>
        <w:t>, 33–46, https://doi.org/10.1175/BAMS-87-1-33.</w:t>
      </w:r>
    </w:p>
    <w:p w:rsidRPr="00AC3677" w:rsidR="00AC3677" w:rsidP="00AC3677" w:rsidRDefault="00AC3677" w14:paraId="6956224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Hersbach, H., and Coauthors, 2020: The ERA5 global reanalysis. </w:t>
      </w:r>
      <w:r w:rsidRPr="00AC3677">
        <w:rPr>
          <w:i/>
          <w:iCs/>
          <w:noProof/>
          <w:szCs w:val="24"/>
        </w:rPr>
        <w:t>Q. J. R. Meteorol. Soc.</w:t>
      </w:r>
      <w:r w:rsidRPr="00AC3677">
        <w:rPr>
          <w:noProof/>
          <w:szCs w:val="24"/>
        </w:rPr>
        <w:t xml:space="preserve">, </w:t>
      </w:r>
      <w:r w:rsidRPr="00AC3677">
        <w:rPr>
          <w:b/>
          <w:bCs/>
          <w:noProof/>
          <w:szCs w:val="24"/>
        </w:rPr>
        <w:t>146</w:t>
      </w:r>
      <w:r w:rsidRPr="00AC3677">
        <w:rPr>
          <w:noProof/>
          <w:szCs w:val="24"/>
        </w:rPr>
        <w:t>, 1999–2049, https://doi.org/10.1002/qj.3803.</w:t>
      </w:r>
    </w:p>
    <w:p w:rsidRPr="00AC3677" w:rsidR="00AC3677" w:rsidP="00AC3677" w:rsidRDefault="00AC3677" w14:paraId="286F2B49"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Hewson, T. D., and F. M. Pillosu, 2021: A new low-cost technique improves weather forecasts across the world. </w:t>
      </w:r>
      <w:r w:rsidRPr="00AC3677">
        <w:rPr>
          <w:i/>
          <w:iCs/>
          <w:noProof/>
          <w:szCs w:val="24"/>
        </w:rPr>
        <w:t>Commun. Earth Environ.</w:t>
      </w:r>
      <w:r w:rsidRPr="00AC3677">
        <w:rPr>
          <w:noProof/>
          <w:szCs w:val="24"/>
        </w:rPr>
        <w:t xml:space="preserve">, </w:t>
      </w:r>
      <w:r w:rsidRPr="00AC3677">
        <w:rPr>
          <w:b/>
          <w:bCs/>
          <w:noProof/>
          <w:szCs w:val="24"/>
        </w:rPr>
        <w:t>2</w:t>
      </w:r>
      <w:r w:rsidRPr="00AC3677">
        <w:rPr>
          <w:noProof/>
          <w:szCs w:val="24"/>
        </w:rPr>
        <w:t>, 132, https://doi.org/10.1038/s43247-021-00185-9.</w:t>
      </w:r>
    </w:p>
    <w:p w:rsidRPr="00AC3677" w:rsidR="00AC3677" w:rsidP="00AC3677" w:rsidRDefault="00AC3677" w14:paraId="4BDC494A" w14:textId="77777777">
      <w:pPr>
        <w:widowControl w:val="0"/>
        <w:autoSpaceDE w:val="0"/>
        <w:autoSpaceDN w:val="0"/>
        <w:adjustRightInd w:val="0"/>
        <w:spacing w:before="0" w:line="240" w:lineRule="auto"/>
        <w:ind w:left="480" w:hanging="480"/>
        <w:rPr>
          <w:noProof/>
          <w:szCs w:val="24"/>
        </w:rPr>
      </w:pPr>
      <w:r w:rsidRPr="00AC3677">
        <w:rPr>
          <w:noProof/>
          <w:szCs w:val="24"/>
        </w:rPr>
        <w:t xml:space="preserve">Hirabayashi, Y., M. Tanoue, O. Sasaki, X. Zhou, and D. Yamazaki, 2021: Global exposure to flooding from the new CMIP6 climate model projections. </w:t>
      </w:r>
      <w:r w:rsidRPr="00AC3677">
        <w:rPr>
          <w:i/>
          <w:iCs/>
          <w:noProof/>
          <w:szCs w:val="24"/>
        </w:rPr>
        <w:t>Sci. Rep.</w:t>
      </w:r>
      <w:r w:rsidRPr="00AC3677">
        <w:rPr>
          <w:noProof/>
          <w:szCs w:val="24"/>
        </w:rPr>
        <w:t xml:space="preserve">, </w:t>
      </w:r>
      <w:r w:rsidRPr="00AC3677">
        <w:rPr>
          <w:b/>
          <w:bCs/>
          <w:noProof/>
          <w:szCs w:val="24"/>
        </w:rPr>
        <w:t>11</w:t>
      </w:r>
      <w:r w:rsidRPr="00AC3677">
        <w:rPr>
          <w:noProof/>
          <w:szCs w:val="24"/>
        </w:rPr>
        <w:t>, 1–7, https://doi.org/10.1038/s41598-021-83279-w.</w:t>
      </w:r>
    </w:p>
    <w:p w:rsidRPr="00AC3677" w:rsidR="00AC3677" w:rsidP="00AC3677" w:rsidRDefault="00AC3677" w14:paraId="5CF47772" w14:textId="77777777">
      <w:pPr>
        <w:widowControl w:val="0"/>
        <w:autoSpaceDE w:val="0"/>
        <w:autoSpaceDN w:val="0"/>
        <w:adjustRightInd w:val="0"/>
        <w:spacing w:before="0" w:line="240" w:lineRule="auto"/>
        <w:ind w:left="480" w:hanging="480"/>
        <w:rPr>
          <w:noProof/>
          <w:szCs w:val="24"/>
        </w:rPr>
      </w:pPr>
      <w:r w:rsidRPr="00AC3677">
        <w:rPr>
          <w:noProof/>
          <w:szCs w:val="24"/>
        </w:rPr>
        <w:t xml:space="preserve">Ibarreche, J., and Coauthors, 2020: Flash flood early warning system in Colima, Mexico. </w:t>
      </w:r>
      <w:r w:rsidRPr="00AC3677">
        <w:rPr>
          <w:i/>
          <w:iCs/>
          <w:noProof/>
          <w:szCs w:val="24"/>
        </w:rPr>
        <w:t>Sensors (Switzerland)</w:t>
      </w:r>
      <w:r w:rsidRPr="00AC3677">
        <w:rPr>
          <w:noProof/>
          <w:szCs w:val="24"/>
        </w:rPr>
        <w:t xml:space="preserve">, </w:t>
      </w:r>
      <w:r w:rsidRPr="00AC3677">
        <w:rPr>
          <w:b/>
          <w:bCs/>
          <w:noProof/>
          <w:szCs w:val="24"/>
        </w:rPr>
        <w:t>20</w:t>
      </w:r>
      <w:r w:rsidRPr="00AC3677">
        <w:rPr>
          <w:noProof/>
          <w:szCs w:val="24"/>
        </w:rPr>
        <w:t>, 1–26, https://doi.org/10.3390/s20185231.</w:t>
      </w:r>
    </w:p>
    <w:p w:rsidRPr="00AC3677" w:rsidR="00AC3677" w:rsidP="00AC3677" w:rsidRDefault="00AC3677" w14:paraId="299728E8" w14:textId="77777777">
      <w:pPr>
        <w:widowControl w:val="0"/>
        <w:autoSpaceDE w:val="0"/>
        <w:autoSpaceDN w:val="0"/>
        <w:adjustRightInd w:val="0"/>
        <w:spacing w:before="0" w:line="240" w:lineRule="auto"/>
        <w:ind w:left="480" w:hanging="480"/>
        <w:rPr>
          <w:noProof/>
          <w:szCs w:val="24"/>
        </w:rPr>
      </w:pPr>
      <w:r w:rsidRPr="00AC3677">
        <w:rPr>
          <w:noProof/>
          <w:szCs w:val="24"/>
        </w:rPr>
        <w:t xml:space="preserve">Javelle, P., D. Organde, J. Demargne, C. Saint-Martin, C. De Saint-Aubin, L. Garandeau, and B. Janet, 2016: Setting up a </w:t>
      </w:r>
      <w:r w:rsidRPr="00AC3677">
        <w:rPr>
          <w:noProof/>
          <w:szCs w:val="24"/>
        </w:rPr>
        <w:lastRenderedPageBreak/>
        <w:t xml:space="preserve">French national flash flood warning system for ungauged catchments based on the AIGA method. </w:t>
      </w:r>
      <w:r w:rsidRPr="00AC3677">
        <w:rPr>
          <w:i/>
          <w:iCs/>
          <w:noProof/>
          <w:szCs w:val="24"/>
        </w:rPr>
        <w:t>E3S Web of Conferences</w:t>
      </w:r>
      <w:r w:rsidRPr="00AC3677">
        <w:rPr>
          <w:noProof/>
          <w:szCs w:val="24"/>
        </w:rPr>
        <w:t>, Vol. 7 of, 718010–18010.</w:t>
      </w:r>
    </w:p>
    <w:p w:rsidRPr="00AC3677" w:rsidR="00AC3677" w:rsidP="00AC3677" w:rsidRDefault="00AC3677" w14:paraId="2709139D" w14:textId="77777777">
      <w:pPr>
        <w:widowControl w:val="0"/>
        <w:autoSpaceDE w:val="0"/>
        <w:autoSpaceDN w:val="0"/>
        <w:adjustRightInd w:val="0"/>
        <w:spacing w:before="0" w:line="240" w:lineRule="auto"/>
        <w:ind w:left="480" w:hanging="480"/>
        <w:rPr>
          <w:noProof/>
          <w:szCs w:val="24"/>
        </w:rPr>
      </w:pPr>
      <w:r w:rsidRPr="00AC3677">
        <w:rPr>
          <w:noProof/>
          <w:szCs w:val="24"/>
        </w:rPr>
        <w:t xml:space="preserve">Jolliffe, I. T., and D. B. Stephenson, 2011: </w:t>
      </w:r>
      <w:r w:rsidRPr="00AC3677">
        <w:rPr>
          <w:i/>
          <w:iCs/>
          <w:noProof/>
          <w:szCs w:val="24"/>
        </w:rPr>
        <w:t>Forecast Verification: A Practitioner’s Guide in Atmospheric Science</w:t>
      </w:r>
      <w:r w:rsidRPr="00AC3677">
        <w:rPr>
          <w:noProof/>
          <w:szCs w:val="24"/>
        </w:rPr>
        <w:t>. 2nd Editio. John Wiley &amp; Sons, Ltd,.</w:t>
      </w:r>
    </w:p>
    <w:p w:rsidRPr="00AC3677" w:rsidR="00AC3677" w:rsidP="00AC3677" w:rsidRDefault="00AC3677" w14:paraId="224244E1" w14:textId="77777777">
      <w:pPr>
        <w:widowControl w:val="0"/>
        <w:autoSpaceDE w:val="0"/>
        <w:autoSpaceDN w:val="0"/>
        <w:adjustRightInd w:val="0"/>
        <w:spacing w:before="0" w:line="240" w:lineRule="auto"/>
        <w:ind w:left="480" w:hanging="480"/>
        <w:rPr>
          <w:noProof/>
          <w:szCs w:val="24"/>
        </w:rPr>
      </w:pPr>
      <w:r w:rsidRPr="00AC3677">
        <w:rPr>
          <w:noProof/>
          <w:szCs w:val="24"/>
        </w:rPr>
        <w:t xml:space="preserve">Jonkman, S. N., and J. K. Vrijling, 2008: Loss of life due to floods. </w:t>
      </w:r>
      <w:r w:rsidRPr="00AC3677">
        <w:rPr>
          <w:i/>
          <w:iCs/>
          <w:noProof/>
          <w:szCs w:val="24"/>
        </w:rPr>
        <w:t>J. Flood Risk Manag.</w:t>
      </w:r>
      <w:r w:rsidRPr="00AC3677">
        <w:rPr>
          <w:noProof/>
          <w:szCs w:val="24"/>
        </w:rPr>
        <w:t xml:space="preserve">, </w:t>
      </w:r>
      <w:r w:rsidRPr="00AC3677">
        <w:rPr>
          <w:b/>
          <w:bCs/>
          <w:noProof/>
          <w:szCs w:val="24"/>
        </w:rPr>
        <w:t>1</w:t>
      </w:r>
      <w:r w:rsidRPr="00AC3677">
        <w:rPr>
          <w:noProof/>
          <w:szCs w:val="24"/>
        </w:rPr>
        <w:t>, 43–56, https://doi.org/10.1111/j.1753-318x.2008.00006.x.</w:t>
      </w:r>
    </w:p>
    <w:p w:rsidRPr="00AC3677" w:rsidR="00AC3677" w:rsidP="00AC3677" w:rsidRDefault="00AC3677" w14:paraId="63593338" w14:textId="77777777">
      <w:pPr>
        <w:widowControl w:val="0"/>
        <w:autoSpaceDE w:val="0"/>
        <w:autoSpaceDN w:val="0"/>
        <w:adjustRightInd w:val="0"/>
        <w:spacing w:before="0" w:line="240" w:lineRule="auto"/>
        <w:ind w:left="480" w:hanging="480"/>
        <w:rPr>
          <w:noProof/>
          <w:szCs w:val="24"/>
        </w:rPr>
      </w:pPr>
      <w:r w:rsidRPr="00AC3677">
        <w:rPr>
          <w:noProof/>
          <w:szCs w:val="24"/>
        </w:rPr>
        <w:t xml:space="preserve">Kastridis, A., and D. Stathis, 2020: Evaluation of hydrological and hydraulic models applied in typical mediterranean ungauged watersheds using post-flash-flood measurements. </w:t>
      </w:r>
      <w:r w:rsidRPr="00AC3677">
        <w:rPr>
          <w:i/>
          <w:iCs/>
          <w:noProof/>
          <w:szCs w:val="24"/>
        </w:rPr>
        <w:t>Hydrology</w:t>
      </w:r>
      <w:r w:rsidRPr="00AC3677">
        <w:rPr>
          <w:noProof/>
          <w:szCs w:val="24"/>
        </w:rPr>
        <w:t xml:space="preserve">, </w:t>
      </w:r>
      <w:r w:rsidRPr="00AC3677">
        <w:rPr>
          <w:b/>
          <w:bCs/>
          <w:noProof/>
          <w:szCs w:val="24"/>
        </w:rPr>
        <w:t>7</w:t>
      </w:r>
      <w:r w:rsidRPr="00AC3677">
        <w:rPr>
          <w:noProof/>
          <w:szCs w:val="24"/>
        </w:rPr>
        <w:t>, 12, https://doi.org/10.3390/hydrology7010012.</w:t>
      </w:r>
    </w:p>
    <w:p w:rsidRPr="00AC3677" w:rsidR="00AC3677" w:rsidP="00AC3677" w:rsidRDefault="00AC3677" w14:paraId="700ED01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Kikuchi, K., and B. Wang, 2008: Diurnal precipitation regimes in the global tropics. </w:t>
      </w:r>
      <w:r w:rsidRPr="00AC3677">
        <w:rPr>
          <w:i/>
          <w:iCs/>
          <w:noProof/>
          <w:szCs w:val="24"/>
        </w:rPr>
        <w:t>J. Clim.</w:t>
      </w:r>
      <w:r w:rsidRPr="00AC3677">
        <w:rPr>
          <w:noProof/>
          <w:szCs w:val="24"/>
        </w:rPr>
        <w:t xml:space="preserve">, </w:t>
      </w:r>
      <w:r w:rsidRPr="00AC3677">
        <w:rPr>
          <w:b/>
          <w:bCs/>
          <w:noProof/>
          <w:szCs w:val="24"/>
        </w:rPr>
        <w:t>21</w:t>
      </w:r>
      <w:r w:rsidRPr="00AC3677">
        <w:rPr>
          <w:noProof/>
          <w:szCs w:val="24"/>
        </w:rPr>
        <w:t>, 2680–2696, https://doi.org/10.1175/2007JCLI2051.1.</w:t>
      </w:r>
    </w:p>
    <w:p w:rsidRPr="00AC3677" w:rsidR="00AC3677" w:rsidP="00AC3677" w:rsidRDefault="00AC3677" w14:paraId="03531ADE" w14:textId="77777777">
      <w:pPr>
        <w:widowControl w:val="0"/>
        <w:autoSpaceDE w:val="0"/>
        <w:autoSpaceDN w:val="0"/>
        <w:adjustRightInd w:val="0"/>
        <w:spacing w:before="0" w:line="240" w:lineRule="auto"/>
        <w:ind w:left="480" w:hanging="480"/>
        <w:rPr>
          <w:noProof/>
          <w:szCs w:val="24"/>
        </w:rPr>
      </w:pPr>
      <w:r w:rsidRPr="00AC3677">
        <w:rPr>
          <w:noProof/>
          <w:szCs w:val="24"/>
        </w:rPr>
        <w:t xml:space="preserve">Kruczkiewicz, A., A. Bucherie, F. Ayala, and J. Bazo, 2021a: Forecast-based financing for flash floods: a flash flood confidence index to improve flood reporting. </w:t>
      </w:r>
      <w:r w:rsidRPr="00AC3677">
        <w:rPr>
          <w:i/>
          <w:iCs/>
          <w:noProof/>
          <w:szCs w:val="24"/>
        </w:rPr>
        <w:t>Anticip. Hub</w:t>
      </w:r>
      <w:r w:rsidRPr="00AC3677">
        <w:rPr>
          <w:noProof/>
          <w:szCs w:val="24"/>
        </w:rPr>
        <w:t>,. https://www.anticipation-hub.org/news/forecast-based-financing-for-flash-floods-a-flash-flood-confidence-index.</w:t>
      </w:r>
    </w:p>
    <w:p w:rsidRPr="00AC3677" w:rsidR="00AC3677" w:rsidP="00AC3677" w:rsidRDefault="00AC3677" w14:paraId="263A75D1" w14:textId="77777777">
      <w:pPr>
        <w:widowControl w:val="0"/>
        <w:autoSpaceDE w:val="0"/>
        <w:autoSpaceDN w:val="0"/>
        <w:adjustRightInd w:val="0"/>
        <w:spacing w:before="0" w:line="240" w:lineRule="auto"/>
        <w:ind w:left="480" w:hanging="480"/>
        <w:rPr>
          <w:noProof/>
          <w:szCs w:val="24"/>
        </w:rPr>
      </w:pPr>
      <w:r w:rsidRPr="00AC3677">
        <w:rPr>
          <w:noProof/>
          <w:szCs w:val="24"/>
        </w:rPr>
        <w:t xml:space="preserve">——, ——, ——, C. Hultquist, H. Vergara, S. Mason, J. Bazo, and A. de Sherbinin, 2021b: Development of a flash flood confidence index from disaster reports and geophysical susceptibility. </w:t>
      </w:r>
      <w:r w:rsidRPr="00AC3677">
        <w:rPr>
          <w:i/>
          <w:iCs/>
          <w:noProof/>
          <w:szCs w:val="24"/>
        </w:rPr>
        <w:t>Remote Sens.</w:t>
      </w:r>
      <w:r w:rsidRPr="00AC3677">
        <w:rPr>
          <w:noProof/>
          <w:szCs w:val="24"/>
        </w:rPr>
        <w:t xml:space="preserve">, </w:t>
      </w:r>
      <w:r w:rsidRPr="00AC3677">
        <w:rPr>
          <w:b/>
          <w:bCs/>
          <w:noProof/>
          <w:szCs w:val="24"/>
        </w:rPr>
        <w:t>13</w:t>
      </w:r>
      <w:r w:rsidRPr="00AC3677">
        <w:rPr>
          <w:noProof/>
          <w:szCs w:val="24"/>
        </w:rPr>
        <w:t>, 2764, https://doi.org/10.3390/rs13142764.</w:t>
      </w:r>
    </w:p>
    <w:p w:rsidRPr="00AC3677" w:rsidR="00AC3677" w:rsidP="00AC3677" w:rsidRDefault="00AC3677" w14:paraId="2BC68B20" w14:textId="77777777">
      <w:pPr>
        <w:widowControl w:val="0"/>
        <w:autoSpaceDE w:val="0"/>
        <w:autoSpaceDN w:val="0"/>
        <w:adjustRightInd w:val="0"/>
        <w:spacing w:before="0" w:line="240" w:lineRule="auto"/>
        <w:ind w:left="480" w:hanging="480"/>
        <w:rPr>
          <w:noProof/>
          <w:szCs w:val="24"/>
        </w:rPr>
      </w:pPr>
      <w:r w:rsidRPr="00AC3677">
        <w:rPr>
          <w:noProof/>
          <w:szCs w:val="24"/>
        </w:rPr>
        <w:t xml:space="preserve">Laraque, A., and Coauthors, 2009: Sediment budget of the Napo River, Amazon Basin, Ecuador and Peru. </w:t>
      </w:r>
      <w:r w:rsidRPr="00AC3677">
        <w:rPr>
          <w:i/>
          <w:iCs/>
          <w:noProof/>
          <w:szCs w:val="24"/>
        </w:rPr>
        <w:t>Hydrol. Process.</w:t>
      </w:r>
      <w:r w:rsidRPr="00AC3677">
        <w:rPr>
          <w:noProof/>
          <w:szCs w:val="24"/>
        </w:rPr>
        <w:t xml:space="preserve">, </w:t>
      </w:r>
      <w:r w:rsidRPr="00AC3677">
        <w:rPr>
          <w:b/>
          <w:bCs/>
          <w:noProof/>
          <w:szCs w:val="24"/>
        </w:rPr>
        <w:t>23</w:t>
      </w:r>
      <w:r w:rsidRPr="00AC3677">
        <w:rPr>
          <w:noProof/>
          <w:szCs w:val="24"/>
        </w:rPr>
        <w:t>, 3509–3524, https://doi.org/10.1002/hyp.7463.</w:t>
      </w:r>
    </w:p>
    <w:p w:rsidRPr="00AC3677" w:rsidR="00AC3677" w:rsidP="00AC3677" w:rsidRDefault="00AC3677" w14:paraId="7AD41DF1" w14:textId="77777777">
      <w:pPr>
        <w:widowControl w:val="0"/>
        <w:autoSpaceDE w:val="0"/>
        <w:autoSpaceDN w:val="0"/>
        <w:adjustRightInd w:val="0"/>
        <w:spacing w:before="0" w:line="240" w:lineRule="auto"/>
        <w:ind w:left="480" w:hanging="480"/>
        <w:rPr>
          <w:noProof/>
          <w:szCs w:val="24"/>
        </w:rPr>
      </w:pPr>
      <w:r w:rsidRPr="00AC3677">
        <w:rPr>
          <w:noProof/>
          <w:szCs w:val="24"/>
        </w:rPr>
        <w:t xml:space="preserve">Liu, C., L. Guo, L. Ye, S. Zhang, Y. Zhao, and T. Song, 2018: A review of advances in China’s flash flood early-warning system. </w:t>
      </w:r>
      <w:r w:rsidRPr="00AC3677">
        <w:rPr>
          <w:i/>
          <w:iCs/>
          <w:noProof/>
          <w:szCs w:val="24"/>
        </w:rPr>
        <w:t>Nat. Hazards</w:t>
      </w:r>
      <w:r w:rsidRPr="00AC3677">
        <w:rPr>
          <w:noProof/>
          <w:szCs w:val="24"/>
        </w:rPr>
        <w:t xml:space="preserve">, </w:t>
      </w:r>
      <w:r w:rsidRPr="00AC3677">
        <w:rPr>
          <w:b/>
          <w:bCs/>
          <w:noProof/>
          <w:szCs w:val="24"/>
        </w:rPr>
        <w:t>92</w:t>
      </w:r>
      <w:r w:rsidRPr="00AC3677">
        <w:rPr>
          <w:noProof/>
          <w:szCs w:val="24"/>
        </w:rPr>
        <w:t>, 619–634, https://doi.org/10.1007/s11069-018-3173-7.</w:t>
      </w:r>
    </w:p>
    <w:p w:rsidRPr="00AC3677" w:rsidR="00AC3677" w:rsidP="00AC3677" w:rsidRDefault="00AC3677" w14:paraId="368DA628" w14:textId="77777777">
      <w:pPr>
        <w:widowControl w:val="0"/>
        <w:autoSpaceDE w:val="0"/>
        <w:autoSpaceDN w:val="0"/>
        <w:adjustRightInd w:val="0"/>
        <w:spacing w:before="0" w:line="240" w:lineRule="auto"/>
        <w:ind w:left="480" w:hanging="480"/>
        <w:rPr>
          <w:noProof/>
          <w:szCs w:val="24"/>
        </w:rPr>
      </w:pPr>
      <w:r w:rsidRPr="00AC3677">
        <w:rPr>
          <w:noProof/>
          <w:szCs w:val="24"/>
        </w:rPr>
        <w:t xml:space="preserve">Lowrie, C., A. Kruczkiewicz, S. N. McClain, M. Nielsen, and S. J. Mason, 2022: Evaluating the usefulness of VGI from Waze for the reporting of flash floods. </w:t>
      </w:r>
      <w:r w:rsidRPr="00AC3677">
        <w:rPr>
          <w:i/>
          <w:iCs/>
          <w:noProof/>
          <w:szCs w:val="24"/>
        </w:rPr>
        <w:t>Sci. Reports 2022 121</w:t>
      </w:r>
      <w:r w:rsidRPr="00AC3677">
        <w:rPr>
          <w:noProof/>
          <w:szCs w:val="24"/>
        </w:rPr>
        <w:t xml:space="preserve">, </w:t>
      </w:r>
      <w:r w:rsidRPr="00AC3677">
        <w:rPr>
          <w:b/>
          <w:bCs/>
          <w:noProof/>
          <w:szCs w:val="24"/>
        </w:rPr>
        <w:t>12</w:t>
      </w:r>
      <w:r w:rsidRPr="00AC3677">
        <w:rPr>
          <w:noProof/>
          <w:szCs w:val="24"/>
        </w:rPr>
        <w:t>, 1–13, https://doi.org/10.1038/s41598-022-08751-7.</w:t>
      </w:r>
    </w:p>
    <w:p w:rsidRPr="00AC3677" w:rsidR="00AC3677" w:rsidP="00AC3677" w:rsidRDefault="00AC3677" w14:paraId="732C0CE4" w14:textId="77777777">
      <w:pPr>
        <w:widowControl w:val="0"/>
        <w:autoSpaceDE w:val="0"/>
        <w:autoSpaceDN w:val="0"/>
        <w:adjustRightInd w:val="0"/>
        <w:spacing w:before="0" w:line="240" w:lineRule="auto"/>
        <w:ind w:left="480" w:hanging="480"/>
        <w:rPr>
          <w:noProof/>
          <w:szCs w:val="24"/>
        </w:rPr>
      </w:pPr>
      <w:r w:rsidRPr="00AC3677">
        <w:rPr>
          <w:noProof/>
          <w:szCs w:val="24"/>
        </w:rPr>
        <w:t xml:space="preserve">Park, S., M. Berenguer, and D. Sempere-Torres, 2019: Long-term analysis of gauge-adjusted radar rainfall accumulations at European scale. </w:t>
      </w:r>
      <w:r w:rsidRPr="00AC3677">
        <w:rPr>
          <w:i/>
          <w:iCs/>
          <w:noProof/>
          <w:szCs w:val="24"/>
        </w:rPr>
        <w:t>J. Hydrol.</w:t>
      </w:r>
      <w:r w:rsidRPr="00AC3677">
        <w:rPr>
          <w:noProof/>
          <w:szCs w:val="24"/>
        </w:rPr>
        <w:t xml:space="preserve">, </w:t>
      </w:r>
      <w:r w:rsidRPr="00AC3677">
        <w:rPr>
          <w:b/>
          <w:bCs/>
          <w:noProof/>
          <w:szCs w:val="24"/>
        </w:rPr>
        <w:t>573</w:t>
      </w:r>
      <w:r w:rsidRPr="00AC3677">
        <w:rPr>
          <w:noProof/>
          <w:szCs w:val="24"/>
        </w:rPr>
        <w:t>, 768–777, https://doi.org/10.1016/j.jhydrol.2019.03.093.</w:t>
      </w:r>
    </w:p>
    <w:p w:rsidRPr="00AC3677" w:rsidR="00AC3677" w:rsidP="00AC3677" w:rsidRDefault="00AC3677" w14:paraId="7BF78827" w14:textId="77777777">
      <w:pPr>
        <w:widowControl w:val="0"/>
        <w:autoSpaceDE w:val="0"/>
        <w:autoSpaceDN w:val="0"/>
        <w:adjustRightInd w:val="0"/>
        <w:spacing w:before="0" w:line="240" w:lineRule="auto"/>
        <w:ind w:left="480" w:hanging="480"/>
        <w:rPr>
          <w:noProof/>
          <w:szCs w:val="24"/>
        </w:rPr>
      </w:pPr>
      <w:r w:rsidRPr="00AC3677">
        <w:rPr>
          <w:noProof/>
          <w:szCs w:val="24"/>
        </w:rPr>
        <w:t xml:space="preserve">Pinos, J., and L. Timbe, 2020: Mountain Riverine Floods in Ecuador: Issues, Challenges, and Opportunities. </w:t>
      </w:r>
      <w:r w:rsidRPr="00AC3677">
        <w:rPr>
          <w:i/>
          <w:iCs/>
          <w:noProof/>
          <w:szCs w:val="24"/>
        </w:rPr>
        <w:t>Front. Water</w:t>
      </w:r>
      <w:r w:rsidRPr="00AC3677">
        <w:rPr>
          <w:noProof/>
          <w:szCs w:val="24"/>
        </w:rPr>
        <w:t xml:space="preserve">, </w:t>
      </w:r>
      <w:r w:rsidRPr="00AC3677">
        <w:rPr>
          <w:b/>
          <w:bCs/>
          <w:noProof/>
          <w:szCs w:val="24"/>
        </w:rPr>
        <w:t>2</w:t>
      </w:r>
      <w:r w:rsidRPr="00AC3677">
        <w:rPr>
          <w:noProof/>
          <w:szCs w:val="24"/>
        </w:rPr>
        <w:t>, 36, https://doi.org/10.3389/frwa.2020.545880.</w:t>
      </w:r>
    </w:p>
    <w:p w:rsidRPr="00AC3677" w:rsidR="00AC3677" w:rsidP="00AC3677" w:rsidRDefault="00AC3677" w14:paraId="622F2DC9" w14:textId="77777777">
      <w:pPr>
        <w:widowControl w:val="0"/>
        <w:autoSpaceDE w:val="0"/>
        <w:autoSpaceDN w:val="0"/>
        <w:adjustRightInd w:val="0"/>
        <w:spacing w:before="0" w:line="240" w:lineRule="auto"/>
        <w:ind w:left="480" w:hanging="480"/>
        <w:rPr>
          <w:noProof/>
          <w:szCs w:val="24"/>
        </w:rPr>
      </w:pPr>
      <w:r w:rsidRPr="00AC3677">
        <w:rPr>
          <w:noProof/>
          <w:szCs w:val="24"/>
        </w:rPr>
        <w:t xml:space="preserve">——, and A. Quesada-Román, 2022: Flood risk-related research trends in Latin America and the Caribbean. </w:t>
      </w:r>
      <w:r w:rsidRPr="00AC3677">
        <w:rPr>
          <w:i/>
          <w:iCs/>
          <w:noProof/>
          <w:szCs w:val="24"/>
        </w:rPr>
        <w:t>Water (Switzerland)</w:t>
      </w:r>
      <w:r w:rsidRPr="00AC3677">
        <w:rPr>
          <w:noProof/>
          <w:szCs w:val="24"/>
        </w:rPr>
        <w:t xml:space="preserve">, </w:t>
      </w:r>
      <w:r w:rsidRPr="00AC3677">
        <w:rPr>
          <w:b/>
          <w:bCs/>
          <w:noProof/>
          <w:szCs w:val="24"/>
        </w:rPr>
        <w:t>14</w:t>
      </w:r>
      <w:r w:rsidRPr="00AC3677">
        <w:rPr>
          <w:noProof/>
          <w:szCs w:val="24"/>
        </w:rPr>
        <w:t>, 10, https://doi.org/10.3390/w14010010.</w:t>
      </w:r>
    </w:p>
    <w:p w:rsidRPr="00AC3677" w:rsidR="00AC3677" w:rsidP="00AC3677" w:rsidRDefault="00AC3677" w14:paraId="46FC6E55" w14:textId="77777777">
      <w:pPr>
        <w:widowControl w:val="0"/>
        <w:autoSpaceDE w:val="0"/>
        <w:autoSpaceDN w:val="0"/>
        <w:adjustRightInd w:val="0"/>
        <w:spacing w:before="0" w:line="240" w:lineRule="auto"/>
        <w:ind w:left="480" w:hanging="480"/>
        <w:rPr>
          <w:noProof/>
          <w:szCs w:val="24"/>
        </w:rPr>
      </w:pPr>
      <w:r w:rsidRPr="00AC3677">
        <w:rPr>
          <w:noProof/>
          <w:szCs w:val="24"/>
        </w:rPr>
        <w:t xml:space="preserve">Ramos Filho, G. M., V. H. R. Coelho, E. da S. Freitas, Y. Xuan, and C. das N. Almeida, 2021: An improved rainfall-threshold approach for robust prediction and warning of flood and flash flood hazards. </w:t>
      </w:r>
      <w:r w:rsidRPr="00AC3677">
        <w:rPr>
          <w:i/>
          <w:iCs/>
          <w:noProof/>
          <w:szCs w:val="24"/>
        </w:rPr>
        <w:t>Nat. Hazards</w:t>
      </w:r>
      <w:r w:rsidRPr="00AC3677">
        <w:rPr>
          <w:noProof/>
          <w:szCs w:val="24"/>
        </w:rPr>
        <w:t xml:space="preserve">, </w:t>
      </w:r>
      <w:r w:rsidRPr="00AC3677">
        <w:rPr>
          <w:b/>
          <w:bCs/>
          <w:noProof/>
          <w:szCs w:val="24"/>
        </w:rPr>
        <w:t>105</w:t>
      </w:r>
      <w:r w:rsidRPr="00AC3677">
        <w:rPr>
          <w:noProof/>
          <w:szCs w:val="24"/>
        </w:rPr>
        <w:t>, 2409–2429, https://doi.org/10.1007/s11069-020-04405-x.</w:t>
      </w:r>
    </w:p>
    <w:p w:rsidRPr="00AC3677" w:rsidR="00AC3677" w:rsidP="00AC3677" w:rsidRDefault="00AC3677" w14:paraId="5D218573" w14:textId="77777777">
      <w:pPr>
        <w:widowControl w:val="0"/>
        <w:autoSpaceDE w:val="0"/>
        <w:autoSpaceDN w:val="0"/>
        <w:adjustRightInd w:val="0"/>
        <w:spacing w:before="0" w:line="240" w:lineRule="auto"/>
        <w:ind w:left="480" w:hanging="480"/>
        <w:rPr>
          <w:noProof/>
          <w:szCs w:val="24"/>
        </w:rPr>
      </w:pPr>
      <w:r w:rsidRPr="00AC3677">
        <w:rPr>
          <w:noProof/>
          <w:szCs w:val="24"/>
        </w:rPr>
        <w:t xml:space="preserve">Raynaud, D., J. Thielen, P. Salamon, P. Burek, S. Anquetin, and L. Alfieri, 2015: A dynamic runoff co-efficient to improve flash flood early warning in Europe: Evaluation on the 2013 central European floods in Germany. </w:t>
      </w:r>
      <w:r w:rsidRPr="00AC3677">
        <w:rPr>
          <w:i/>
          <w:iCs/>
          <w:noProof/>
          <w:szCs w:val="24"/>
        </w:rPr>
        <w:t>Meteorol. Appl.</w:t>
      </w:r>
      <w:r w:rsidRPr="00AC3677">
        <w:rPr>
          <w:noProof/>
          <w:szCs w:val="24"/>
        </w:rPr>
        <w:t xml:space="preserve">, </w:t>
      </w:r>
      <w:r w:rsidRPr="00AC3677">
        <w:rPr>
          <w:b/>
          <w:bCs/>
          <w:noProof/>
          <w:szCs w:val="24"/>
        </w:rPr>
        <w:t>22</w:t>
      </w:r>
      <w:r w:rsidRPr="00AC3677">
        <w:rPr>
          <w:noProof/>
          <w:szCs w:val="24"/>
        </w:rPr>
        <w:t>, 410–418, https://doi.org/10.1002/met.1469.</w:t>
      </w:r>
    </w:p>
    <w:p w:rsidRPr="00AC3677" w:rsidR="00AC3677" w:rsidP="00AC3677" w:rsidRDefault="00AC3677" w14:paraId="6A096D0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Recalde-Coronel, C. G., A. G. Barnston, and Á. G. Muñoz, 2014: Predictability of december-april rainfall in coastal and Andean Ecuador. </w:t>
      </w:r>
      <w:r w:rsidRPr="00AC3677">
        <w:rPr>
          <w:i/>
          <w:iCs/>
          <w:noProof/>
          <w:szCs w:val="24"/>
        </w:rPr>
        <w:t>J. Appl. Meteorol. Climatol.</w:t>
      </w:r>
      <w:r w:rsidRPr="00AC3677">
        <w:rPr>
          <w:noProof/>
          <w:szCs w:val="24"/>
        </w:rPr>
        <w:t xml:space="preserve">, </w:t>
      </w:r>
      <w:r w:rsidRPr="00AC3677">
        <w:rPr>
          <w:b/>
          <w:bCs/>
          <w:noProof/>
          <w:szCs w:val="24"/>
        </w:rPr>
        <w:t>53</w:t>
      </w:r>
      <w:r w:rsidRPr="00AC3677">
        <w:rPr>
          <w:noProof/>
          <w:szCs w:val="24"/>
        </w:rPr>
        <w:t>, 1471–1493, https://doi.org/10.1175/JAMC-D-13-0133.1.</w:t>
      </w:r>
    </w:p>
    <w:p w:rsidRPr="00AC3677" w:rsidR="00AC3677" w:rsidP="00AC3677" w:rsidRDefault="00AC3677" w14:paraId="06A9C1F4" w14:textId="77777777">
      <w:pPr>
        <w:widowControl w:val="0"/>
        <w:autoSpaceDE w:val="0"/>
        <w:autoSpaceDN w:val="0"/>
        <w:adjustRightInd w:val="0"/>
        <w:spacing w:before="0" w:line="240" w:lineRule="auto"/>
        <w:ind w:left="480" w:hanging="480"/>
        <w:rPr>
          <w:noProof/>
          <w:szCs w:val="24"/>
        </w:rPr>
      </w:pPr>
      <w:r w:rsidRPr="00AC3677">
        <w:rPr>
          <w:noProof/>
          <w:szCs w:val="24"/>
        </w:rPr>
        <w:t xml:space="preserve">Recalde-Coronel, G. C., B. Zaitchik, and W. K. Pan, 2020: Madden–Julian oscillation influence on sub-seasonal rainfall variability on the west of South America. </w:t>
      </w:r>
      <w:r w:rsidRPr="00AC3677">
        <w:rPr>
          <w:i/>
          <w:iCs/>
          <w:noProof/>
          <w:szCs w:val="24"/>
        </w:rPr>
        <w:t>Clim. Dyn.</w:t>
      </w:r>
      <w:r w:rsidRPr="00AC3677">
        <w:rPr>
          <w:noProof/>
          <w:szCs w:val="24"/>
        </w:rPr>
        <w:t xml:space="preserve">, </w:t>
      </w:r>
      <w:r w:rsidRPr="00AC3677">
        <w:rPr>
          <w:b/>
          <w:bCs/>
          <w:noProof/>
          <w:szCs w:val="24"/>
        </w:rPr>
        <w:t>54</w:t>
      </w:r>
      <w:r w:rsidRPr="00AC3677">
        <w:rPr>
          <w:noProof/>
          <w:szCs w:val="24"/>
        </w:rPr>
        <w:t>, 2167–2185, https://doi.org/10.1007/s00382-019-05107-2.</w:t>
      </w:r>
    </w:p>
    <w:p w:rsidRPr="00AC3677" w:rsidR="00AC3677" w:rsidP="00AC3677" w:rsidRDefault="00AC3677" w14:paraId="39825787" w14:textId="77777777">
      <w:pPr>
        <w:widowControl w:val="0"/>
        <w:autoSpaceDE w:val="0"/>
        <w:autoSpaceDN w:val="0"/>
        <w:adjustRightInd w:val="0"/>
        <w:spacing w:before="0" w:line="240" w:lineRule="auto"/>
        <w:ind w:left="480" w:hanging="480"/>
        <w:rPr>
          <w:noProof/>
          <w:szCs w:val="24"/>
        </w:rPr>
      </w:pPr>
      <w:r w:rsidRPr="00AC3677">
        <w:rPr>
          <w:noProof/>
          <w:szCs w:val="24"/>
        </w:rPr>
        <w:t xml:space="preserve">Robbins, J. C., and H. A. Titley, 2018: Evaluating high-impact precipitation forecasts from the Met Office Global Hazard Map (GHM) using a global impact database. </w:t>
      </w:r>
      <w:r w:rsidRPr="00AC3677">
        <w:rPr>
          <w:i/>
          <w:iCs/>
          <w:noProof/>
          <w:szCs w:val="24"/>
        </w:rPr>
        <w:t>Meteorol. Appl.</w:t>
      </w:r>
      <w:r w:rsidRPr="00AC3677">
        <w:rPr>
          <w:noProof/>
          <w:szCs w:val="24"/>
        </w:rPr>
        <w:t xml:space="preserve">, </w:t>
      </w:r>
      <w:r w:rsidRPr="00AC3677">
        <w:rPr>
          <w:b/>
          <w:bCs/>
          <w:noProof/>
          <w:szCs w:val="24"/>
        </w:rPr>
        <w:t>25</w:t>
      </w:r>
      <w:r w:rsidRPr="00AC3677">
        <w:rPr>
          <w:noProof/>
          <w:szCs w:val="24"/>
        </w:rPr>
        <w:t>, 548–560, https://doi.org/https://doi.org/10.1002/met.1720.</w:t>
      </w:r>
    </w:p>
    <w:p w:rsidRPr="00AC3677" w:rsidR="00AC3677" w:rsidP="00AC3677" w:rsidRDefault="00AC3677" w14:paraId="58649E1F" w14:textId="77777777">
      <w:pPr>
        <w:widowControl w:val="0"/>
        <w:autoSpaceDE w:val="0"/>
        <w:autoSpaceDN w:val="0"/>
        <w:adjustRightInd w:val="0"/>
        <w:spacing w:before="0" w:line="240" w:lineRule="auto"/>
        <w:ind w:left="480" w:hanging="480"/>
        <w:rPr>
          <w:noProof/>
          <w:szCs w:val="24"/>
        </w:rPr>
      </w:pPr>
      <w:r w:rsidRPr="00AC3677">
        <w:rPr>
          <w:noProof/>
          <w:szCs w:val="24"/>
        </w:rPr>
        <w:t xml:space="preserve">Shuvo, S. D., T. Rashid, S. K. Panda, S. Das, and D. A. Quadir, 2021: Forecasting of pre-monsoon flash flood events in the northeastern Bangladesh using coupled hydrometeorological NWP modelling system. </w:t>
      </w:r>
      <w:r w:rsidRPr="00AC3677">
        <w:rPr>
          <w:i/>
          <w:iCs/>
          <w:noProof/>
          <w:szCs w:val="24"/>
        </w:rPr>
        <w:t>Meteorol. Atmos. Phys.</w:t>
      </w:r>
      <w:r w:rsidRPr="00AC3677">
        <w:rPr>
          <w:noProof/>
          <w:szCs w:val="24"/>
        </w:rPr>
        <w:t>, 1–23, https://doi.org/10.1007/s00703-021-00831-z.</w:t>
      </w:r>
    </w:p>
    <w:p w:rsidRPr="00AC3677" w:rsidR="00AC3677" w:rsidP="00AC3677" w:rsidRDefault="00AC3677" w14:paraId="2713016D" w14:textId="77777777">
      <w:pPr>
        <w:widowControl w:val="0"/>
        <w:autoSpaceDE w:val="0"/>
        <w:autoSpaceDN w:val="0"/>
        <w:adjustRightInd w:val="0"/>
        <w:spacing w:before="0" w:line="240" w:lineRule="auto"/>
        <w:ind w:left="480" w:hanging="480"/>
        <w:rPr>
          <w:noProof/>
          <w:szCs w:val="24"/>
        </w:rPr>
      </w:pPr>
      <w:r w:rsidRPr="00AC3677">
        <w:rPr>
          <w:noProof/>
          <w:szCs w:val="24"/>
        </w:rPr>
        <w:t xml:space="preserve">Speight, L., and Coauthors, 2018: Developing surface water flood forecasting capabilities in Scotland: an operational pilot for the 2014 Commonwealth Games in Glasgow. </w:t>
      </w:r>
      <w:r w:rsidRPr="00AC3677">
        <w:rPr>
          <w:i/>
          <w:iCs/>
          <w:noProof/>
          <w:szCs w:val="24"/>
        </w:rPr>
        <w:t>J. Flood Risk Manag.</w:t>
      </w:r>
      <w:r w:rsidRPr="00AC3677">
        <w:rPr>
          <w:noProof/>
          <w:szCs w:val="24"/>
        </w:rPr>
        <w:t xml:space="preserve">, </w:t>
      </w:r>
      <w:r w:rsidRPr="00AC3677">
        <w:rPr>
          <w:b/>
          <w:bCs/>
          <w:noProof/>
          <w:szCs w:val="24"/>
        </w:rPr>
        <w:t>11</w:t>
      </w:r>
      <w:r w:rsidRPr="00AC3677">
        <w:rPr>
          <w:noProof/>
          <w:szCs w:val="24"/>
        </w:rPr>
        <w:t>, S884–S901, https://doi.org/10.1111/jfr3.12281.</w:t>
      </w:r>
    </w:p>
    <w:p w:rsidRPr="00AC3677" w:rsidR="00AC3677" w:rsidP="00AC3677" w:rsidRDefault="00AC3677" w14:paraId="1F2A773C" w14:textId="77777777">
      <w:pPr>
        <w:widowControl w:val="0"/>
        <w:autoSpaceDE w:val="0"/>
        <w:autoSpaceDN w:val="0"/>
        <w:adjustRightInd w:val="0"/>
        <w:spacing w:before="0" w:line="240" w:lineRule="auto"/>
        <w:ind w:left="480" w:hanging="480"/>
        <w:rPr>
          <w:noProof/>
          <w:szCs w:val="24"/>
        </w:rPr>
      </w:pPr>
      <w:r w:rsidRPr="00AC3677">
        <w:rPr>
          <w:noProof/>
          <w:szCs w:val="24"/>
        </w:rPr>
        <w:t xml:space="preserve">Tapiador, F. J., R. Roca, A. Del Genio, B. Dewitt, W. Petersen, and F. Zhang, 2019: Is precipitation a good metric for model performance? </w:t>
      </w:r>
      <w:r w:rsidRPr="00AC3677">
        <w:rPr>
          <w:i/>
          <w:iCs/>
          <w:noProof/>
          <w:szCs w:val="24"/>
        </w:rPr>
        <w:t>Bull. Am. Meteorol. Soc.</w:t>
      </w:r>
      <w:r w:rsidRPr="00AC3677">
        <w:rPr>
          <w:noProof/>
          <w:szCs w:val="24"/>
        </w:rPr>
        <w:t xml:space="preserve">, </w:t>
      </w:r>
      <w:r w:rsidRPr="00AC3677">
        <w:rPr>
          <w:b/>
          <w:bCs/>
          <w:noProof/>
          <w:szCs w:val="24"/>
        </w:rPr>
        <w:t>100</w:t>
      </w:r>
      <w:r w:rsidRPr="00AC3677">
        <w:rPr>
          <w:noProof/>
          <w:szCs w:val="24"/>
        </w:rPr>
        <w:t>, 223–233, https://doi.org/10.1175/BAMS-D-17-0218.1.</w:t>
      </w:r>
    </w:p>
    <w:p w:rsidRPr="00AC3677" w:rsidR="00AC3677" w:rsidP="00AC3677" w:rsidRDefault="00AC3677" w14:paraId="3B2CFAF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Tobar, V., and G. Wyseure, 2018: Seasonal rainfall patterns classification, relationship to ENSO and rainfall trends in Ecuador. </w:t>
      </w:r>
      <w:r w:rsidRPr="00AC3677">
        <w:rPr>
          <w:i/>
          <w:iCs/>
          <w:noProof/>
          <w:szCs w:val="24"/>
        </w:rPr>
        <w:t>Int. J. Climatol.</w:t>
      </w:r>
      <w:r w:rsidRPr="00AC3677">
        <w:rPr>
          <w:noProof/>
          <w:szCs w:val="24"/>
        </w:rPr>
        <w:t xml:space="preserve">, </w:t>
      </w:r>
      <w:r w:rsidRPr="00AC3677">
        <w:rPr>
          <w:b/>
          <w:bCs/>
          <w:noProof/>
          <w:szCs w:val="24"/>
        </w:rPr>
        <w:t>38</w:t>
      </w:r>
      <w:r w:rsidRPr="00AC3677">
        <w:rPr>
          <w:noProof/>
          <w:szCs w:val="24"/>
        </w:rPr>
        <w:t>, 1808–1819, https://doi.org/10.1002/joc.5297.</w:t>
      </w:r>
    </w:p>
    <w:p w:rsidRPr="00AC3677" w:rsidR="00AC3677" w:rsidP="00AC3677" w:rsidRDefault="00AC3677" w14:paraId="47A471C1" w14:textId="77777777">
      <w:pPr>
        <w:widowControl w:val="0"/>
        <w:autoSpaceDE w:val="0"/>
        <w:autoSpaceDN w:val="0"/>
        <w:adjustRightInd w:val="0"/>
        <w:spacing w:before="0" w:line="240" w:lineRule="auto"/>
        <w:ind w:left="480" w:hanging="480"/>
        <w:rPr>
          <w:noProof/>
          <w:szCs w:val="24"/>
        </w:rPr>
      </w:pPr>
      <w:r w:rsidRPr="00AC3677">
        <w:rPr>
          <w:noProof/>
          <w:szCs w:val="24"/>
        </w:rPr>
        <w:t xml:space="preserve">Trigg, M. A., M. D. Wilson, P. D. Bates, M. S. Horritt, D. E. Alsdorf, B. R. Forsberg, and M. C. Vega, 2009: Amazon flood wave hydraulics. </w:t>
      </w:r>
      <w:r w:rsidRPr="00AC3677">
        <w:rPr>
          <w:i/>
          <w:iCs/>
          <w:noProof/>
          <w:szCs w:val="24"/>
        </w:rPr>
        <w:t>J. Hydrol.</w:t>
      </w:r>
      <w:r w:rsidRPr="00AC3677">
        <w:rPr>
          <w:noProof/>
          <w:szCs w:val="24"/>
        </w:rPr>
        <w:t xml:space="preserve">, </w:t>
      </w:r>
      <w:r w:rsidRPr="00AC3677">
        <w:rPr>
          <w:b/>
          <w:bCs/>
          <w:noProof/>
          <w:szCs w:val="24"/>
        </w:rPr>
        <w:t>374</w:t>
      </w:r>
      <w:r w:rsidRPr="00AC3677">
        <w:rPr>
          <w:noProof/>
          <w:szCs w:val="24"/>
        </w:rPr>
        <w:t>, 92–105, https://doi.org/10.1016/j.jhydrol.2009.06.004.</w:t>
      </w:r>
    </w:p>
    <w:p w:rsidRPr="00AC3677" w:rsidR="00AC3677" w:rsidP="00AC3677" w:rsidRDefault="00AC3677" w14:paraId="0AACD069" w14:textId="77777777">
      <w:pPr>
        <w:widowControl w:val="0"/>
        <w:autoSpaceDE w:val="0"/>
        <w:autoSpaceDN w:val="0"/>
        <w:adjustRightInd w:val="0"/>
        <w:spacing w:before="0" w:line="240" w:lineRule="auto"/>
        <w:ind w:left="480" w:hanging="480"/>
        <w:rPr>
          <w:noProof/>
          <w:szCs w:val="24"/>
        </w:rPr>
      </w:pPr>
      <w:r w:rsidRPr="00AC3677">
        <w:rPr>
          <w:noProof/>
          <w:szCs w:val="24"/>
        </w:rPr>
        <w:t xml:space="preserve">Tsonevsky, I., C. A. Doswell, and H. E. Brooks, 2018: Early warnings of severe convection using the ECMWF extreme forecast index. </w:t>
      </w:r>
      <w:r w:rsidRPr="00AC3677">
        <w:rPr>
          <w:i/>
          <w:iCs/>
          <w:noProof/>
          <w:szCs w:val="24"/>
        </w:rPr>
        <w:t>Weather Forecast.</w:t>
      </w:r>
      <w:r w:rsidRPr="00AC3677">
        <w:rPr>
          <w:noProof/>
          <w:szCs w:val="24"/>
        </w:rPr>
        <w:t xml:space="preserve">, </w:t>
      </w:r>
      <w:r w:rsidRPr="00AC3677">
        <w:rPr>
          <w:b/>
          <w:bCs/>
          <w:noProof/>
          <w:szCs w:val="24"/>
        </w:rPr>
        <w:t>33</w:t>
      </w:r>
      <w:r w:rsidRPr="00AC3677">
        <w:rPr>
          <w:noProof/>
          <w:szCs w:val="24"/>
        </w:rPr>
        <w:t>, 857–871, https://doi.org/10.1175/WAF-D-18-0030.1.</w:t>
      </w:r>
    </w:p>
    <w:p w:rsidRPr="00AC3677" w:rsidR="00AC3677" w:rsidP="00AC3677" w:rsidRDefault="00AC3677" w14:paraId="22C3F0B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UNDRR, 2021: Desinventar Project. </w:t>
      </w:r>
      <w:r w:rsidRPr="00AC3677">
        <w:rPr>
          <w:i/>
          <w:iCs/>
          <w:noProof/>
          <w:szCs w:val="24"/>
        </w:rPr>
        <w:t>Plataforma Desinventar Sendai</w:t>
      </w:r>
      <w:r w:rsidRPr="00AC3677">
        <w:rPr>
          <w:noProof/>
          <w:szCs w:val="24"/>
        </w:rPr>
        <w:t>,. https://db.desinventar.org/.</w:t>
      </w:r>
    </w:p>
    <w:p w:rsidRPr="00AC3677" w:rsidR="00AC3677" w:rsidP="00AC3677" w:rsidRDefault="00AC3677" w14:paraId="51F6422B" w14:textId="77777777">
      <w:pPr>
        <w:widowControl w:val="0"/>
        <w:autoSpaceDE w:val="0"/>
        <w:autoSpaceDN w:val="0"/>
        <w:adjustRightInd w:val="0"/>
        <w:spacing w:before="0" w:line="240" w:lineRule="auto"/>
        <w:ind w:left="480" w:hanging="480"/>
        <w:rPr>
          <w:noProof/>
          <w:szCs w:val="24"/>
        </w:rPr>
      </w:pPr>
      <w:r w:rsidRPr="00AC3677">
        <w:rPr>
          <w:noProof/>
          <w:szCs w:val="24"/>
        </w:rPr>
        <w:t>UNICEF, and WFP, 2015: UNICEF/WFP Return on Investment for Emergency Preparedness Study. 34.</w:t>
      </w:r>
    </w:p>
    <w:p w:rsidRPr="00AC3677" w:rsidR="00AC3677" w:rsidP="00AC3677" w:rsidRDefault="00AC3677" w14:paraId="6F555378" w14:textId="77777777">
      <w:pPr>
        <w:widowControl w:val="0"/>
        <w:autoSpaceDE w:val="0"/>
        <w:autoSpaceDN w:val="0"/>
        <w:adjustRightInd w:val="0"/>
        <w:spacing w:before="0" w:line="240" w:lineRule="auto"/>
        <w:ind w:left="480" w:hanging="480"/>
        <w:rPr>
          <w:noProof/>
          <w:szCs w:val="24"/>
        </w:rPr>
      </w:pPr>
      <w:r w:rsidRPr="00AC3677">
        <w:rPr>
          <w:noProof/>
          <w:szCs w:val="24"/>
        </w:rPr>
        <w:t xml:space="preserve">Vuille, M., R. S. Bradley, and F. Keimig, 2000: Climate variability in the Andes of Ecuador and its relation to tropical Pacific </w:t>
      </w:r>
      <w:r w:rsidRPr="00AC3677">
        <w:rPr>
          <w:noProof/>
          <w:szCs w:val="24"/>
        </w:rPr>
        <w:lastRenderedPageBreak/>
        <w:t xml:space="preserve">and Atlantic Sea Surface temperature anomalies. </w:t>
      </w:r>
      <w:r w:rsidRPr="00AC3677">
        <w:rPr>
          <w:i/>
          <w:iCs/>
          <w:noProof/>
          <w:szCs w:val="24"/>
        </w:rPr>
        <w:t>J. Clim.</w:t>
      </w:r>
      <w:r w:rsidRPr="00AC3677">
        <w:rPr>
          <w:noProof/>
          <w:szCs w:val="24"/>
        </w:rPr>
        <w:t xml:space="preserve">, </w:t>
      </w:r>
      <w:r w:rsidRPr="00AC3677">
        <w:rPr>
          <w:b/>
          <w:bCs/>
          <w:noProof/>
          <w:szCs w:val="24"/>
        </w:rPr>
        <w:t>13</w:t>
      </w:r>
      <w:r w:rsidRPr="00AC3677">
        <w:rPr>
          <w:noProof/>
          <w:szCs w:val="24"/>
        </w:rPr>
        <w:t>, 2520–2535, https://doi.org/10.1175/1520-0442(2000)013&lt;2520:CVITAO&gt;2.0.CO;2.</w:t>
      </w:r>
    </w:p>
    <w:p w:rsidRPr="00AC3677" w:rsidR="00AC3677" w:rsidP="00AC3677" w:rsidRDefault="00AC3677" w14:paraId="3770195B" w14:textId="77777777">
      <w:pPr>
        <w:widowControl w:val="0"/>
        <w:autoSpaceDE w:val="0"/>
        <w:autoSpaceDN w:val="0"/>
        <w:adjustRightInd w:val="0"/>
        <w:spacing w:before="0" w:line="240" w:lineRule="auto"/>
        <w:ind w:left="480" w:hanging="480"/>
        <w:rPr>
          <w:noProof/>
          <w:szCs w:val="24"/>
        </w:rPr>
      </w:pPr>
      <w:r w:rsidRPr="00AC3677">
        <w:rPr>
          <w:noProof/>
          <w:szCs w:val="24"/>
        </w:rPr>
        <w:t xml:space="preserve">Wheeler, M. C., and H. H. Hendon, 2004: An all-season real-time multivariate MJO index: Development of an index for monitoring and prediction. </w:t>
      </w:r>
      <w:r w:rsidRPr="00AC3677">
        <w:rPr>
          <w:i/>
          <w:iCs/>
          <w:noProof/>
          <w:szCs w:val="24"/>
        </w:rPr>
        <w:t>Mon. Weather Rev.</w:t>
      </w:r>
      <w:r w:rsidRPr="00AC3677">
        <w:rPr>
          <w:noProof/>
          <w:szCs w:val="24"/>
        </w:rPr>
        <w:t xml:space="preserve">, </w:t>
      </w:r>
      <w:r w:rsidRPr="00AC3677">
        <w:rPr>
          <w:b/>
          <w:bCs/>
          <w:noProof/>
          <w:szCs w:val="24"/>
        </w:rPr>
        <w:t>132</w:t>
      </w:r>
      <w:r w:rsidRPr="00AC3677">
        <w:rPr>
          <w:noProof/>
          <w:szCs w:val="24"/>
        </w:rPr>
        <w:t>, 1917–1932, https://doi.org/10.1175/1520-0493(2004)132&lt;1917:AARMMI&gt;2.0.CO;2.</w:t>
      </w:r>
    </w:p>
    <w:p w:rsidRPr="00AC3677" w:rsidR="00AC3677" w:rsidP="00AC3677" w:rsidRDefault="00AC3677" w14:paraId="62898E26" w14:textId="77777777">
      <w:pPr>
        <w:widowControl w:val="0"/>
        <w:autoSpaceDE w:val="0"/>
        <w:autoSpaceDN w:val="0"/>
        <w:adjustRightInd w:val="0"/>
        <w:spacing w:before="0" w:line="240" w:lineRule="auto"/>
        <w:ind w:left="480" w:hanging="480"/>
        <w:rPr>
          <w:noProof/>
          <w:szCs w:val="24"/>
        </w:rPr>
      </w:pPr>
      <w:r w:rsidRPr="00AC3677">
        <w:rPr>
          <w:noProof/>
          <w:szCs w:val="24"/>
        </w:rPr>
        <w:t xml:space="preserve">Wilson, L., 2000: Comments on “Probabilistic predictions of precipitation using the ECMWF Ensemble Prediction System". </w:t>
      </w:r>
      <w:r w:rsidRPr="00AC3677">
        <w:rPr>
          <w:i/>
          <w:iCs/>
          <w:noProof/>
          <w:szCs w:val="24"/>
        </w:rPr>
        <w:t>Weather Forecast.</w:t>
      </w:r>
      <w:r w:rsidRPr="00AC3677">
        <w:rPr>
          <w:noProof/>
          <w:szCs w:val="24"/>
        </w:rPr>
        <w:t xml:space="preserve">, </w:t>
      </w:r>
      <w:r w:rsidRPr="00AC3677">
        <w:rPr>
          <w:b/>
          <w:bCs/>
          <w:noProof/>
          <w:szCs w:val="24"/>
        </w:rPr>
        <w:t>15</w:t>
      </w:r>
      <w:r w:rsidRPr="00AC3677">
        <w:rPr>
          <w:noProof/>
          <w:szCs w:val="24"/>
        </w:rPr>
        <w:t>, 361–364, https://doi.org/10.1175/1520-0434(2000)015&lt;0361:COPPOP&gt;2.0.CO;2.</w:t>
      </w:r>
    </w:p>
    <w:p w:rsidRPr="00AC3677" w:rsidR="00AC3677" w:rsidP="00AC3677" w:rsidRDefault="00AC3677" w14:paraId="521F3CB1" w14:textId="77777777">
      <w:pPr>
        <w:widowControl w:val="0"/>
        <w:autoSpaceDE w:val="0"/>
        <w:autoSpaceDN w:val="0"/>
        <w:adjustRightInd w:val="0"/>
        <w:spacing w:before="0" w:line="240" w:lineRule="auto"/>
        <w:ind w:left="480" w:hanging="480"/>
        <w:rPr>
          <w:noProof/>
          <w:szCs w:val="24"/>
        </w:rPr>
      </w:pPr>
      <w:r w:rsidRPr="00AC3677">
        <w:rPr>
          <w:noProof/>
          <w:szCs w:val="24"/>
        </w:rPr>
        <w:t xml:space="preserve">Winsemius, H. C., B. Jongman, T. I. E. Veldkamp, S. Hallegatte, M. Bangalore, and P. J. Ward, 2018: Disaster risk, climate change, and poverty: Assessing the global exposure of poor people to floods and droughts. </w:t>
      </w:r>
      <w:r w:rsidRPr="00AC3677">
        <w:rPr>
          <w:i/>
          <w:iCs/>
          <w:noProof/>
          <w:szCs w:val="24"/>
        </w:rPr>
        <w:t>Environ. Dev. Econ.</w:t>
      </w:r>
      <w:r w:rsidRPr="00AC3677">
        <w:rPr>
          <w:noProof/>
          <w:szCs w:val="24"/>
        </w:rPr>
        <w:t xml:space="preserve">, </w:t>
      </w:r>
      <w:r w:rsidRPr="00AC3677">
        <w:rPr>
          <w:b/>
          <w:bCs/>
          <w:noProof/>
          <w:szCs w:val="24"/>
        </w:rPr>
        <w:t>23</w:t>
      </w:r>
      <w:r w:rsidRPr="00AC3677">
        <w:rPr>
          <w:noProof/>
          <w:szCs w:val="24"/>
        </w:rPr>
        <w:t>, 328–348, https://doi.org/10.1017/S1355770X17000444.</w:t>
      </w:r>
    </w:p>
    <w:p w:rsidRPr="00AC3677" w:rsidR="00AC3677" w:rsidP="00AC3677" w:rsidRDefault="00AC3677" w14:paraId="136839EE" w14:textId="77777777">
      <w:pPr>
        <w:widowControl w:val="0"/>
        <w:autoSpaceDE w:val="0"/>
        <w:autoSpaceDN w:val="0"/>
        <w:adjustRightInd w:val="0"/>
        <w:spacing w:before="0" w:line="240" w:lineRule="auto"/>
        <w:ind w:left="480" w:hanging="480"/>
        <w:rPr>
          <w:noProof/>
          <w:szCs w:val="24"/>
        </w:rPr>
      </w:pPr>
      <w:r w:rsidRPr="00AC3677">
        <w:rPr>
          <w:noProof/>
          <w:szCs w:val="24"/>
        </w:rPr>
        <w:t xml:space="preserve">Xing, Y., Q. Liang, G. Wang, X. Ming, and X. Xia, 2019: City-scale hydrodynamic modelling of urban flash floods: the issues of scale and resolution. </w:t>
      </w:r>
      <w:r w:rsidRPr="00AC3677">
        <w:rPr>
          <w:i/>
          <w:iCs/>
          <w:noProof/>
          <w:szCs w:val="24"/>
        </w:rPr>
        <w:t>Nat. Hazards</w:t>
      </w:r>
      <w:r w:rsidRPr="00AC3677">
        <w:rPr>
          <w:noProof/>
          <w:szCs w:val="24"/>
        </w:rPr>
        <w:t xml:space="preserve">, </w:t>
      </w:r>
      <w:r w:rsidRPr="00AC3677">
        <w:rPr>
          <w:b/>
          <w:bCs/>
          <w:noProof/>
          <w:szCs w:val="24"/>
        </w:rPr>
        <w:t>96</w:t>
      </w:r>
      <w:r w:rsidRPr="00AC3677">
        <w:rPr>
          <w:noProof/>
          <w:szCs w:val="24"/>
        </w:rPr>
        <w:t>, 473–496, https://doi.org/10.1007/s11069-018-3553-z.</w:t>
      </w:r>
    </w:p>
    <w:p w:rsidRPr="00AC3677" w:rsidR="00AC3677" w:rsidP="00AC3677" w:rsidRDefault="00AC3677" w14:paraId="20831AF5" w14:textId="77777777">
      <w:pPr>
        <w:widowControl w:val="0"/>
        <w:autoSpaceDE w:val="0"/>
        <w:autoSpaceDN w:val="0"/>
        <w:adjustRightInd w:val="0"/>
        <w:spacing w:before="0" w:line="240" w:lineRule="auto"/>
        <w:ind w:left="480" w:hanging="480"/>
        <w:rPr>
          <w:noProof/>
          <w:szCs w:val="24"/>
        </w:rPr>
      </w:pPr>
      <w:r w:rsidRPr="00AC3677">
        <w:rPr>
          <w:noProof/>
          <w:szCs w:val="24"/>
        </w:rPr>
        <w:t xml:space="preserve">Zanchetta, A. D. L., and P. Coulibaly, 2020: Recent advances in real-time pluvial flash flood forecasting. </w:t>
      </w:r>
      <w:r w:rsidRPr="00AC3677">
        <w:rPr>
          <w:i/>
          <w:iCs/>
          <w:noProof/>
          <w:szCs w:val="24"/>
        </w:rPr>
        <w:t>Water (Switzerland)</w:t>
      </w:r>
      <w:r w:rsidRPr="00AC3677">
        <w:rPr>
          <w:noProof/>
          <w:szCs w:val="24"/>
        </w:rPr>
        <w:t xml:space="preserve">, </w:t>
      </w:r>
      <w:r w:rsidRPr="00AC3677">
        <w:rPr>
          <w:b/>
          <w:bCs/>
          <w:noProof/>
          <w:szCs w:val="24"/>
        </w:rPr>
        <w:t>12</w:t>
      </w:r>
      <w:r w:rsidRPr="00AC3677">
        <w:rPr>
          <w:noProof/>
          <w:szCs w:val="24"/>
        </w:rPr>
        <w:t>, 570, https://doi.org/10.3390/w12020570.</w:t>
      </w:r>
    </w:p>
    <w:p w:rsidRPr="00AC3677" w:rsidR="00AC3677" w:rsidP="00AC3677" w:rsidRDefault="00AC3677" w14:paraId="60ADE505" w14:textId="77777777">
      <w:pPr>
        <w:widowControl w:val="0"/>
        <w:autoSpaceDE w:val="0"/>
        <w:autoSpaceDN w:val="0"/>
        <w:adjustRightInd w:val="0"/>
        <w:spacing w:before="0" w:line="240" w:lineRule="auto"/>
        <w:ind w:left="480" w:hanging="480"/>
        <w:rPr>
          <w:noProof/>
        </w:rPr>
      </w:pPr>
      <w:r w:rsidRPr="00AC3677">
        <w:rPr>
          <w:noProof/>
          <w:szCs w:val="24"/>
        </w:rPr>
        <w:t xml:space="preserve">Zhang, J., and Coauthors, 2011: National mosaic and multi-sensor QPE (NMQ) system description, results, and future plans. </w:t>
      </w:r>
      <w:r w:rsidRPr="00AC3677">
        <w:rPr>
          <w:i/>
          <w:iCs/>
          <w:noProof/>
          <w:szCs w:val="24"/>
        </w:rPr>
        <w:t>Bull. Am. Meteorol. Soc.</w:t>
      </w:r>
      <w:r w:rsidRPr="00AC3677">
        <w:rPr>
          <w:noProof/>
          <w:szCs w:val="24"/>
        </w:rPr>
        <w:t xml:space="preserve">, </w:t>
      </w:r>
      <w:r w:rsidRPr="00AC3677">
        <w:rPr>
          <w:b/>
          <w:bCs/>
          <w:noProof/>
          <w:szCs w:val="24"/>
        </w:rPr>
        <w:t>92</w:t>
      </w:r>
      <w:r w:rsidRPr="00AC3677">
        <w:rPr>
          <w:noProof/>
          <w:szCs w:val="24"/>
        </w:rPr>
        <w:t>, 1321–1338, https://doi.org/10.1175/2011BAMS-D-11-00047.1.</w:t>
      </w:r>
    </w:p>
    <w:p w:rsidRPr="0041642D" w:rsidR="002317D9" w:rsidRDefault="00CB6692" w14:paraId="022ADA77" w14:textId="024A7FD0">
      <w:pPr>
        <w:widowControl w:val="0"/>
        <w:pBdr>
          <w:top w:val="nil"/>
          <w:left w:val="nil"/>
          <w:bottom w:val="nil"/>
          <w:right w:val="nil"/>
          <w:between w:val="nil"/>
        </w:pBdr>
        <w:spacing w:before="0" w:line="240" w:lineRule="auto"/>
        <w:rPr>
          <w:color w:val="000000"/>
        </w:rPr>
      </w:pPr>
      <w:r w:rsidRPr="0041642D">
        <w:rPr>
          <w:color w:val="000000"/>
        </w:rPr>
        <w:fldChar w:fldCharType="end"/>
      </w:r>
    </w:p>
    <w:sectPr w:rsidRPr="0041642D" w:rsidR="002317D9">
      <w:pgSz w:w="11906" w:h="16838" w:orient="portrait"/>
      <w:pgMar w:top="851" w:right="851" w:bottom="851" w:left="1134"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FP" w:author="Fatima Pillosu" w:date="2022-03-22T16:05:00Z" w:id="2">
    <w:p w:rsidR="00825DAF" w:rsidRDefault="00825DAF" w14:paraId="6A8F0738" w14:textId="6EA30FA8">
      <w:pPr>
        <w:pStyle w:val="CommentText"/>
      </w:pPr>
      <w:r>
        <w:rPr>
          <w:rStyle w:val="CommentReference"/>
        </w:rPr>
        <w:annotationRef/>
      </w:r>
      <w:r>
        <w:t>@Agathe, I have moved these lines here as I thought they might have been more appropriate for the introduction. What do you think?</w:t>
      </w:r>
    </w:p>
  </w:comment>
  <w:comment w:initials="" w:author="Christel Prudhomme" w:date="2022-02-18T13:00:00Z" w:id="3">
    <w:p w:rsidR="002317D9" w:rsidRDefault="00EE5237" w14:paraId="022ADA97"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Not sure you need so many references here. I would pick the most relevant/ recent</w:t>
      </w:r>
    </w:p>
  </w:comment>
  <w:comment w:initials="FMP" w:author="Fatima Pillosu" w:date="2022-03-21T14:34:00Z" w:id="4">
    <w:p w:rsidR="00BD3044" w:rsidP="00BD3044" w:rsidRDefault="00BD3044" w14:paraId="7C53335B"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Style w:val="CommentReference"/>
        </w:rPr>
        <w:annotationRef/>
      </w:r>
      <w:r>
        <w:rPr>
          <w:rFonts w:ascii="Arial" w:hAnsi="Arial" w:eastAsia="Arial" w:cs="Arial"/>
          <w:color w:val="000000"/>
          <w:sz w:val="22"/>
          <w:szCs w:val="22"/>
        </w:rPr>
        <w:t>I added them to show the variety of systems that are currently in place, especially at regional scale. They are already mostly very recent citations, also showing that the implementation of flash flood forecasting systems have taken off relatively recently. I have deleted some though.</w:t>
      </w:r>
    </w:p>
    <w:p w:rsidR="00BD3044" w:rsidP="00BD3044" w:rsidRDefault="00BD3044" w14:paraId="7236CC23" w14:textId="1EE61FB3">
      <w:pPr>
        <w:pStyle w:val="CommentText"/>
      </w:pPr>
      <w:r>
        <w:rPr>
          <w:rFonts w:ascii="Arial" w:hAnsi="Arial" w:eastAsia="Arial" w:cs="Arial"/>
          <w:color w:val="000000"/>
          <w:sz w:val="22"/>
          <w:szCs w:val="22"/>
        </w:rPr>
        <w:t>Reply from your note below about not having cited ERIC and ERICHA. I have cited them here as part of the systems developed at continental scale. I didn’t find anything for Tamir though. Is there already a publication?</w:t>
      </w:r>
    </w:p>
  </w:comment>
  <w:comment w:initials="" w:author="Christel Prudhomme" w:date="2022-02-18T15:53:00Z" w:id="5">
    <w:p w:rsidR="00CF0B98" w:rsidP="00CF0B98" w:rsidRDefault="00CF0B98" w14:paraId="35108835"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Wondering if this could be either expended, saying why do you think it would be relevant for flash flood; or reduced (i.e. removing the second technique).</w:t>
      </w:r>
    </w:p>
  </w:comment>
  <w:comment w:initials="FMP" w:author="Fatima Pillosu" w:date="2022-03-21T15:22:00Z" w:id="6">
    <w:p w:rsidR="00CF0B98" w:rsidP="00CF0B98" w:rsidRDefault="00CF0B98" w14:paraId="56463AE2" w14:textId="77777777">
      <w:pPr>
        <w:pStyle w:val="CommentText"/>
      </w:pPr>
      <w:r>
        <w:rPr>
          <w:rStyle w:val="CommentReference"/>
        </w:rPr>
        <w:annotationRef/>
      </w:r>
      <w:r>
        <w:rPr>
          <w:rFonts w:ascii="Arial" w:hAnsi="Arial" w:eastAsia="Arial" w:cs="Arial"/>
          <w:color w:val="000000"/>
          <w:sz w:val="22"/>
          <w:szCs w:val="22"/>
        </w:rPr>
        <w:t>So, I tried here to give an idea on why ecPoint could be a good alternative by saying (1) it would be cheaper than running a global, km-scale model, and (2) longer lead times than what normally one would have with km-scale models (10 days, instead of max 5 days). This is in the context of what I just said are the main problems of flash flood forecasting systems, especially in low-income countries. What do you think?</w:t>
      </w:r>
    </w:p>
  </w:comment>
  <w:comment w:initials="" w:author="Christel Prudhomme" w:date="2022-02-18T16:08:00Z" w:id="7">
    <w:p w:rsidR="00CF0B98" w:rsidP="00CF0B98" w:rsidRDefault="00CF0B98" w14:paraId="5F4DE3F0"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Why Ecuador? I think you need to introduce somewhere in the introduction why this is an interesting test bed, and perhaps the state of the forecast system to put your researcj into a useful context. Otherwise it sounds like you are doing something random.</w:t>
      </w:r>
    </w:p>
    <w:p w:rsidR="00CF0B98" w:rsidP="00CF0B98" w:rsidRDefault="00CF0B98" w14:paraId="4A2E6759"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realise you have 2 lines on Ecuador first – maybe move them more towards what the paper is about and why it is important to do the research there.</w:t>
      </w:r>
    </w:p>
  </w:comment>
  <w:comment w:initials="FMP" w:author="Fatima Pillosu" w:date="2022-03-21T15:35:00Z" w:id="8">
    <w:p w:rsidR="00CF0B98" w:rsidP="00CF0B98" w:rsidRDefault="00CF0B98" w14:paraId="713F9027" w14:textId="77777777">
      <w:pPr>
        <w:pStyle w:val="CommentText"/>
      </w:pPr>
      <w:r>
        <w:rPr>
          <w:rStyle w:val="CommentReference"/>
        </w:rPr>
        <w:annotationRef/>
      </w:r>
      <w:r>
        <w:rPr>
          <w:rFonts w:ascii="Arial" w:hAnsi="Arial" w:eastAsia="Arial" w:cs="Arial"/>
          <w:color w:val="000000"/>
          <w:sz w:val="22"/>
          <w:szCs w:val="22"/>
        </w:rPr>
        <w:t>I have said that Ecuador climatology makes it a good test bed. Is it ok? I would rather keep the first sentence of the paper where it is at the moment, otherwise a reader might have the impression that I’m verifying ecPoint for the whole world, and that would be wrong. What do you think?</w:t>
      </w:r>
    </w:p>
  </w:comment>
  <w:comment w:initials="" w:author="Agathe Bucherie" w:date="2022-03-03T09:02:00Z" w:id="9">
    <w:p w:rsidR="00154A2A" w:rsidP="00154A2A" w:rsidRDefault="00154A2A" w14:paraId="047980BA" w14:textId="77777777">
      <w:pPr>
        <w:widowControl w:val="0"/>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would rather delete or say that Ecuador is working on developing a FF forecasting system with national level, and this study can contribute to it (improved understanding of rainfall triggers with ecPoint...) . I would  maybe rearrange the intro from here. Until now we are still general. we should make sure we identified the gaps, then we should probably introduce ecpoint first, then state what we are trying to achieve. And introduce Ecuador as the case study at the end of the intro, identifying their needs (also mentioning that Ecuador Red Cross would benefit from improved forecasts for decision making/anticipatory actions)?</w:t>
      </w:r>
    </w:p>
  </w:comment>
  <w:comment w:initials="FP" w:author="Fatima Pillosu" w:date="2022-03-22T11:19:00Z" w:id="10">
    <w:p w:rsidR="00477E49" w:rsidRDefault="000F708C" w14:paraId="7AA5D2B0" w14:textId="190653DE">
      <w:pPr>
        <w:pStyle w:val="CommentText"/>
      </w:pPr>
      <w:r>
        <w:rPr>
          <w:rStyle w:val="CommentReference"/>
        </w:rPr>
        <w:annotationRef/>
      </w:r>
      <w:r w:rsidR="00477E49">
        <w:t xml:space="preserve">I went with some of your suggestions here. </w:t>
      </w:r>
    </w:p>
    <w:p w:rsidR="000F708C" w:rsidRDefault="000F708C" w14:paraId="7A1D9333" w14:textId="2BAF2EDE">
      <w:pPr>
        <w:pStyle w:val="CommentText"/>
      </w:pPr>
      <w:r>
        <w:t>I tried to identify the gaps in flash flood forecasting (lines 53 to 57)</w:t>
      </w:r>
      <w:r w:rsidR="008134DF">
        <w:t xml:space="preserve"> and show how ecPoint could help to solve them.</w:t>
      </w:r>
    </w:p>
    <w:p w:rsidR="00477E49" w:rsidP="008134DF" w:rsidRDefault="00477E49" w14:paraId="228FFB8D" w14:textId="77777777">
      <w:pPr>
        <w:pStyle w:val="CommentText"/>
        <w:ind w:firstLine="0"/>
      </w:pPr>
    </w:p>
    <w:p w:rsidR="008134DF" w:rsidP="008134DF" w:rsidRDefault="00477E49" w14:paraId="75009FE4" w14:textId="67781160">
      <w:pPr>
        <w:pStyle w:val="CommentText"/>
        <w:ind w:firstLine="0"/>
      </w:pPr>
      <w:r>
        <w:t xml:space="preserve">However, </w:t>
      </w:r>
      <w:r w:rsidR="008134DF">
        <w:t>I don’t fully understand what you mean with “Introduce ecPoint first”.</w:t>
      </w:r>
      <w:r w:rsidR="00482D91">
        <w:t xml:space="preserve"> At what point? I tried to introduce</w:t>
      </w:r>
      <w:r>
        <w:t xml:space="preserve"> it</w:t>
      </w:r>
      <w:r w:rsidR="00482D91">
        <w:t xml:space="preserve"> after stating the problems that flash flood forecasting system have with their rainfall inputs. </w:t>
      </w:r>
      <w:r w:rsidR="002C4907">
        <w:t>Would you still do something different?</w:t>
      </w:r>
    </w:p>
    <w:p w:rsidR="002C4907" w:rsidP="008134DF" w:rsidRDefault="002C4907" w14:paraId="7EB96A4C" w14:textId="77777777">
      <w:pPr>
        <w:pStyle w:val="CommentText"/>
        <w:ind w:firstLine="0"/>
      </w:pPr>
    </w:p>
    <w:p w:rsidR="002C4907" w:rsidP="008134DF" w:rsidRDefault="00477E49" w14:paraId="72AFA9C1" w14:textId="43A85631">
      <w:pPr>
        <w:pStyle w:val="CommentText"/>
        <w:ind w:firstLine="0"/>
      </w:pPr>
      <w:r>
        <w:t xml:space="preserve">Finally, </w:t>
      </w:r>
      <w:r w:rsidR="002C4907">
        <w:t xml:space="preserve">I would not agree on introducing Ecuador at the end as a case study because otherwise it might give the impression </w:t>
      </w:r>
      <w:r w:rsidR="00860577">
        <w:t xml:space="preserve">to the readers </w:t>
      </w:r>
      <w:r w:rsidR="007E4483">
        <w:t xml:space="preserve">that we can develop this methodology globally </w:t>
      </w:r>
      <w:r w:rsidR="00860577">
        <w:t xml:space="preserve">and we are just showing Ecuador as a case study. The paper is about Ecuador, and </w:t>
      </w:r>
      <w:r w:rsidR="001173E9">
        <w:t xml:space="preserve">I think we should state it clear at the beginning to avoid confusion, and leave for the discussion section </w:t>
      </w:r>
      <w:r w:rsidR="000D0AA6">
        <w:t>a door open to more general, global applications for the future. What do you think?</w:t>
      </w:r>
    </w:p>
  </w:comment>
  <w:comment w:initials="" w:author="Christel Prudhomme" w:date="2022-02-18T15:54:00Z" w:id="11">
    <w:p w:rsidR="002317D9" w:rsidRDefault="00EE5237" w14:paraId="022ADAAD"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Probably not necessary and could be cut it you want to gain space</w:t>
      </w:r>
    </w:p>
    <w:p w:rsidR="002317D9" w:rsidRDefault="00EE5237" w14:paraId="022ADAAE"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suggest you reduce the whole part from the first sentence to Figure 1</w:t>
      </w:r>
    </w:p>
  </w:comment>
  <w:comment w:initials="" w:author="Carolynne Hultquist" w:date="2022-02-28T19:17:00Z" w:id="12">
    <w:p w:rsidR="002317D9" w:rsidRDefault="00EE5237" w14:paraId="022ADAAF"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agree</w:t>
      </w:r>
    </w:p>
  </w:comment>
  <w:comment w:initials="FMP" w:author="Fatima Pillosu" w:date="2022-03-21T16:17:00Z" w:id="13">
    <w:p w:rsidR="009B1AEA" w:rsidRDefault="009B1AEA" w14:paraId="27449FB2" w14:textId="1A2ED113">
      <w:pPr>
        <w:pStyle w:val="CommentText"/>
      </w:pPr>
      <w:r>
        <w:rPr>
          <w:rStyle w:val="CommentReference"/>
        </w:rPr>
        <w:annotationRef/>
      </w:r>
      <w:r>
        <w:t>I have deleted some parts</w:t>
      </w:r>
      <w:r w:rsidR="002259AC">
        <w:t xml:space="preserve"> as suggested</w:t>
      </w:r>
      <w:r>
        <w:t xml:space="preserve"> However, I left </w:t>
      </w:r>
      <w:r w:rsidR="00BA636C">
        <w:t xml:space="preserve">the part regarding </w:t>
      </w:r>
      <w:r w:rsidR="002259AC">
        <w:t xml:space="preserve">the </w:t>
      </w:r>
      <w:r w:rsidR="00BA636C">
        <w:t>Galapagos</w:t>
      </w:r>
      <w:r w:rsidR="002259AC">
        <w:t xml:space="preserve"> islands</w:t>
      </w:r>
      <w:r w:rsidR="00BA636C">
        <w:t xml:space="preserve">. I think it would be not good if we don’t acknowledge </w:t>
      </w:r>
      <w:r w:rsidR="002259AC">
        <w:t xml:space="preserve">them </w:t>
      </w:r>
      <w:r w:rsidR="00BA636C">
        <w:t>just because</w:t>
      </w:r>
      <w:r w:rsidR="002259AC">
        <w:t xml:space="preserve"> they are </w:t>
      </w:r>
      <w:r w:rsidR="00E26831">
        <w:t>not attached to the mainland. It would be like talking about France and not considering Corsica, or the USA and not talking</w:t>
      </w:r>
      <w:r w:rsidR="002259AC">
        <w:t xml:space="preserve"> about</w:t>
      </w:r>
      <w:r w:rsidR="00E26831">
        <w:t xml:space="preserve"> Alaska</w:t>
      </w:r>
      <w:r w:rsidR="002259AC">
        <w:t xml:space="preserve"> or Hawaii</w:t>
      </w:r>
      <w:r w:rsidR="00E26831">
        <w:t xml:space="preserve">. They can be removed, but at least they should be </w:t>
      </w:r>
      <w:r w:rsidR="002259AC">
        <w:t>acknowledged</w:t>
      </w:r>
      <w:r w:rsidR="00E26831">
        <w:t xml:space="preserve"> as part of the country. </w:t>
      </w:r>
    </w:p>
  </w:comment>
  <w:comment w:initials="" w:author="Carolynne Hultquist" w:date="2022-02-28T19:25:00Z" w:id="16">
    <w:p w:rsidR="002317D9" w:rsidRDefault="00EE5237" w14:paraId="022ADAB0"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May consider simply calling the regions by English names - coast, mountains, East</w:t>
      </w:r>
      <w:r>
        <w:rPr>
          <w:rStyle w:val="CommentReference"/>
        </w:rPr>
        <w:annotationRef/>
      </w:r>
    </w:p>
  </w:comment>
  <w:comment w:initials="FMP" w:author="Fatima Pillosu" w:date="2022-03-21T16:25:00Z" w:id="17">
    <w:p w:rsidR="00C27939" w:rsidRDefault="00C27939" w14:paraId="2E0FD568" w14:textId="535546DC">
      <w:pPr>
        <w:pStyle w:val="CommentText"/>
      </w:pPr>
      <w:r>
        <w:rPr>
          <w:rStyle w:val="CommentReference"/>
        </w:rPr>
        <w:annotationRef/>
      </w:r>
      <w:r>
        <w:t>I would be incline</w:t>
      </w:r>
      <w:r w:rsidR="006138F4">
        <w:t>d</w:t>
      </w:r>
      <w:r>
        <w:t xml:space="preserve"> to keep the </w:t>
      </w:r>
      <w:r w:rsidR="006138F4">
        <w:t xml:space="preserve">Spanish names as they are extremely common in South America. </w:t>
      </w:r>
      <w:r w:rsidR="00703655">
        <w:t>Plus, now they are in all figures. I would need to change them all</w:t>
      </w:r>
      <w:r w:rsidR="000D1E3E">
        <w:t>.</w:t>
      </w:r>
      <w:r>
        <w:rPr>
          <w:rStyle w:val="CommentReference"/>
        </w:rPr>
        <w:annotationRef/>
      </w:r>
    </w:p>
  </w:comment>
  <w:comment w:initials="" w:author="Christel Prudhomme" w:date="2022-02-18T15:55:00Z" w:id="14">
    <w:p w:rsidR="002317D9" w:rsidRDefault="00EE5237" w14:paraId="022ADAB1"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This could be condensed – maximum 2-3 lines</w:t>
      </w:r>
    </w:p>
  </w:comment>
  <w:comment w:initials="FMP" w:author="Fatima Pillosu" w:date="2022-03-22T09:27:00Z" w:id="15">
    <w:p w:rsidR="000D1E3E" w:rsidRDefault="000D1E3E" w14:paraId="27A86A81" w14:textId="2592AECB">
      <w:pPr>
        <w:pStyle w:val="CommentText"/>
      </w:pPr>
      <w:r>
        <w:rPr>
          <w:rStyle w:val="CommentReference"/>
        </w:rPr>
        <w:annotationRef/>
      </w:r>
      <w:r>
        <w:t xml:space="preserve">I have tried to condense this part. I would be inclined to keep as </w:t>
      </w:r>
      <w:r w:rsidR="00632A64">
        <w:t>provides the reader with an idea of how different these three regions are, and what might be the consequences in the verification results. What do you think?</w:t>
      </w:r>
    </w:p>
  </w:comment>
  <w:comment w:initials="" w:author="Christel Prudhomme" w:date="2022-02-18T15:59:00Z" w:id="18">
    <w:p w:rsidR="002317D9" w:rsidRDefault="00EE5237" w14:paraId="022ADAB8"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This is very long – it is really interesting, but is it relevant to your study? Can you make a stronger case between teleconnections and flash floods? If there is no link I suggest you remove (or massively cut it)</w:t>
      </w:r>
    </w:p>
  </w:comment>
  <w:comment w:initials="FP" w:author="Fatima Pillosu" w:date="2022-03-22T12:55:00Z" w:id="19">
    <w:p w:rsidR="00212DDF" w:rsidRDefault="00212DDF" w14:paraId="73873CA3" w14:textId="77777777">
      <w:pPr>
        <w:pStyle w:val="CommentText"/>
      </w:pPr>
      <w:r>
        <w:rPr>
          <w:rStyle w:val="CommentReference"/>
        </w:rPr>
        <w:annotationRef/>
      </w:r>
      <w:r>
        <w:t xml:space="preserve">Ok, so I tried to cut massively this part of the paper. I just tried to keep the parts in which </w:t>
      </w:r>
      <w:r w:rsidR="001D403C">
        <w:t xml:space="preserve">it states that rainfall in “La Costa” is heavily affected by </w:t>
      </w:r>
      <w:r w:rsidR="00B20B5E">
        <w:t xml:space="preserve">ENSO and MJO (broad scale phenomena, typically well represented in the model), while rainfall in “La Sierra” and “El Oriente” are </w:t>
      </w:r>
      <w:r w:rsidR="00B15293">
        <w:t xml:space="preserve">modulated by localized convection (therefore, more difficult to predict by </w:t>
      </w:r>
      <w:r w:rsidR="007C60A1">
        <w:t>global models</w:t>
      </w:r>
      <w:r w:rsidR="00B15293">
        <w:t>)</w:t>
      </w:r>
      <w:r w:rsidR="007C60A1">
        <w:t xml:space="preserve">. </w:t>
      </w:r>
    </w:p>
    <w:p w:rsidR="007C60A1" w:rsidRDefault="007C60A1" w14:paraId="67A49B6C" w14:textId="1342B932">
      <w:pPr>
        <w:pStyle w:val="CommentText"/>
      </w:pPr>
      <w:r>
        <w:t>I decided to keep this information here as I will be referring back to it in the results section and the differences in the verification results for “La Costa“ and “La Sierra”. What do you think?</w:t>
      </w:r>
    </w:p>
  </w:comment>
  <w:comment w:initials="" w:author="Calum Baugh" w:date="2022-03-10T15:55:00Z" w:id="23">
    <w:p w:rsidR="00447DC4" w:rsidP="00447DC4" w:rsidRDefault="00447DC4" w14:paraId="339E5431"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Are you saying here that flash floods don't typically happen in the Amazon region?</w:t>
      </w:r>
    </w:p>
  </w:comment>
  <w:comment w:initials="FP" w:author="Fatima Pillosu" w:date="2022-03-22T13:12:00Z" w:id="24">
    <w:p w:rsidR="00447DC4" w:rsidP="00447DC4" w:rsidRDefault="00447DC4" w14:paraId="5C10AF1F" w14:textId="2C438619">
      <w:pPr>
        <w:pStyle w:val="CommentText"/>
      </w:pPr>
      <w:r>
        <w:rPr>
          <w:rStyle w:val="CommentReference"/>
        </w:rPr>
        <w:annotationRef/>
      </w:r>
      <w:r w:rsidR="00300BE1">
        <w:t xml:space="preserve">Given the information that I have found, </w:t>
      </w:r>
      <w:r>
        <w:t xml:space="preserve">I would say not flash floods </w:t>
      </w:r>
      <w:r w:rsidR="00300BE1">
        <w:t>in rivers from single rainfall events</w:t>
      </w:r>
      <w:r>
        <w:t>. If any, flash floods might be caused by the saturation of soils after prolonged rainfall events</w:t>
      </w:r>
      <w:r w:rsidR="00077528">
        <w:t xml:space="preserve"> or seasonal flash floods of some sort. Do you have any experience of flash floods in the Amazon that I can incorporate in this paragraph?</w:t>
      </w:r>
    </w:p>
  </w:comment>
  <w:comment w:initials="" w:author="Christel Prudhomme" w:date="2022-02-18T16:05:00Z" w:id="20">
    <w:p w:rsidR="002317D9" w:rsidRDefault="00EE5237" w14:paraId="022ADABA"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Would you be able to say what the proportion of flash flood compared to normal flooding? Again this is a little long and does not seem to show links with your research questions</w:t>
      </w:r>
    </w:p>
  </w:comment>
  <w:comment w:initials="" w:author="Agathe Bucherie" w:date="2022-03-04T08:55:00Z" w:id="21">
    <w:p w:rsidR="002317D9" w:rsidRDefault="00EE5237" w14:paraId="022ADABB"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There are no official statistical numbers describing the occurrence of flash flood in Ecuador, however, a recent study analyzing historical disaster reports have shown that about 60% of flood reports could be flash floods (Kruczkiewicz et al., 2021).</w:t>
      </w:r>
    </w:p>
  </w:comment>
  <w:comment w:initials="" w:author="Agathe Bucherie" w:date="2022-03-04T08:58:00Z" w:id="22">
    <w:p w:rsidR="002317D9" w:rsidRDefault="00EE5237" w14:paraId="022ADABC"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in section 3.1, I am adding a paragraph on the challenge of retrieving Flash flood specific historical information in most of the world. I'll let you see if this could come earlier in the introduction.</w:t>
      </w:r>
    </w:p>
  </w:comment>
  <w:comment w:initials="" w:author="Christel Prudhomme" w:date="2022-02-18T16:32:00Z" w:id="25">
    <w:p w:rsidR="00146892" w:rsidP="00146892" w:rsidRDefault="00146892" w14:paraId="24BDD49B"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Ok , so to simplify -&gt; only talk earlier of the techniques to verify binary events. The rest is irrelevant to the paper (if you want to save space)</w:t>
      </w:r>
    </w:p>
  </w:comment>
  <w:comment w:initials="FP" w:author="Fatima Pillosu" w:date="2022-03-24T16:10:00Z" w:id="26">
    <w:p w:rsidR="00146892" w:rsidP="00146892" w:rsidRDefault="00146892" w14:paraId="2191F5D5" w14:textId="77777777">
      <w:pPr>
        <w:pStyle w:val="CommentText"/>
      </w:pPr>
      <w:r>
        <w:rPr>
          <w:rStyle w:val="CommentReference"/>
        </w:rPr>
        <w:annotationRef/>
      </w:r>
      <w:r>
        <w:t>I reduced it to half of what it was, but I think is still useful to have this explanation, otherwise a reviewer could ask me why I didn’t verify reliability. It could be further reduced if I don’t explain what reliability and discrimination are, but it might be useful to have it there. We can see at a later stage.</w:t>
      </w:r>
    </w:p>
  </w:comment>
  <w:comment w:initials="FP" w:author="Fatima Pillosu" w:date="2022-03-25T10:26:00Z" w:id="29">
    <w:p w:rsidR="00C53584" w:rsidRDefault="00C53584" w14:paraId="26243D1F" w14:textId="39EF002C">
      <w:pPr>
        <w:pStyle w:val="CommentText"/>
      </w:pPr>
      <w:r>
        <w:rPr>
          <w:rStyle w:val="CommentReference"/>
        </w:rPr>
        <w:annotationRef/>
      </w:r>
      <w:r>
        <w:t xml:space="preserve">@Christel, </w:t>
      </w:r>
      <w:r w:rsidR="00A20277">
        <w:t xml:space="preserve">I add this comment for you </w:t>
      </w:r>
      <w:r>
        <w:t xml:space="preserve">as I see a comment </w:t>
      </w:r>
      <w:r w:rsidR="00A20277">
        <w:t xml:space="preserve">from you </w:t>
      </w:r>
      <w:r>
        <w:t>coming</w:t>
      </w:r>
      <w:r w:rsidR="001D6B6D">
        <w:t xml:space="preserve"> </w:t>
      </w:r>
      <w:r>
        <w:rPr>
          <mc:AlternateContent>
            <mc:Choice Requires="w16se"/>
            <mc:Fallback>
              <w:rFonts w:ascii="Segoe UI Emoji" w:hAnsi="Segoe UI Emoji" w:eastAsia="Segoe UI Emoji" w:cs="Segoe UI Emoji"/>
            </mc:Fallback>
          </mc:AlternateContent>
        </w:rPr>
        <mc:AlternateContent>
          <mc:Choice Requires="w16se">
            <w16se:symEx w16se:font="Segoe UI Emoji" w16se:char="1F609"/>
          </mc:Choice>
          <mc:Fallback>
            <w:t>😉</w:t>
          </mc:Fallback>
        </mc:AlternateContent>
      </w:r>
      <w:r w:rsidR="00A20277">
        <w:t>.</w:t>
      </w:r>
      <w:r>
        <w:t xml:space="preserve"> I would be incline</w:t>
      </w:r>
      <w:r w:rsidR="00A20277">
        <w:t>d</w:t>
      </w:r>
      <w:r>
        <w:t xml:space="preserve"> to keep th</w:t>
      </w:r>
      <w:r w:rsidR="00F21684">
        <w:t xml:space="preserve">ese </w:t>
      </w:r>
      <w:r w:rsidR="00A20277">
        <w:t>sentence</w:t>
      </w:r>
      <w:r w:rsidR="00F21684">
        <w:t>s</w:t>
      </w:r>
      <w:r>
        <w:t xml:space="preserve"> in the methods section instead of the discussion</w:t>
      </w:r>
      <w:r w:rsidR="00F21684">
        <w:t xml:space="preserve"> because, </w:t>
      </w:r>
      <w:r>
        <w:t>to me</w:t>
      </w:r>
      <w:r w:rsidR="00F21684">
        <w:t xml:space="preserve"> they provide</w:t>
      </w:r>
      <w:r>
        <w:t xml:space="preserve"> a </w:t>
      </w:r>
      <w:r w:rsidR="003F1A15">
        <w:t>justification</w:t>
      </w:r>
      <w:r>
        <w:t xml:space="preserve"> for</w:t>
      </w:r>
      <w:r w:rsidR="003F1A15">
        <w:t xml:space="preserve"> choosing a particular methodological approach that others suggest to not do.</w:t>
      </w:r>
      <w:r w:rsidR="00850777">
        <w:t xml:space="preserve"> </w:t>
      </w:r>
      <w:r w:rsidR="005C54A2">
        <w:t>The implication of such approach is then discussed in the discussion section.</w:t>
      </w:r>
      <w:r w:rsidRPr="005C54A2" w:rsidR="005C54A2">
        <w:t xml:space="preserve"> </w:t>
      </w:r>
      <w:r w:rsidR="005C54A2">
        <w:t>What do you think?</w:t>
      </w:r>
    </w:p>
  </w:comment>
  <w:comment w:initials="" w:author="Christel Prudhomme" w:date="2022-02-18T16:33:00Z" w:id="27">
    <w:p w:rsidR="00146892" w:rsidP="00146892" w:rsidRDefault="00146892" w14:paraId="7790B6B4"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think it would be useful to quickly say what they are and hence why they can measure forecast discrimination abilities. How is this calculated?</w:t>
      </w:r>
    </w:p>
  </w:comment>
  <w:comment w:initials="FP" w:author="Fatima Pillosu" w:date="2022-03-25T10:08:00Z" w:id="28">
    <w:p w:rsidR="003D4BDB" w:rsidP="003D4BDB" w:rsidRDefault="008C73DC" w14:paraId="3243E49F" w14:textId="3A16CE17">
      <w:pPr>
        <w:pStyle w:val="CommentText"/>
      </w:pPr>
      <w:r>
        <w:rPr>
          <w:rStyle w:val="CommentReference"/>
        </w:rPr>
        <w:annotationRef/>
      </w:r>
      <w:r>
        <w:t xml:space="preserve">I have added </w:t>
      </w:r>
      <w:r w:rsidR="005A4B81">
        <w:t>a description of how to compute ROC curves.</w:t>
      </w:r>
      <w:r w:rsidR="00971FAD">
        <w:t xml:space="preserve"> </w:t>
      </w:r>
      <w:r w:rsidR="005E5B78">
        <w:t xml:space="preserve">It looks long but summarizes two chapters of the verification book. Also, I put in the description terms that I use later in the results section, so I hope it is helpful for the reader. Also, the definition of </w:t>
      </w:r>
      <w:r w:rsidR="008C69CA">
        <w:t>the terms in the contingency tabl</w:t>
      </w:r>
      <w:r w:rsidR="001E10B6">
        <w:t>e are defined in Table 1 for simplicity to not add extra text unnecessarily.</w:t>
      </w:r>
    </w:p>
    <w:p w:rsidR="003F2F1B" w:rsidRDefault="000F4F2F" w14:paraId="1410E941" w14:textId="1D6D685B">
      <w:pPr>
        <w:pStyle w:val="CommentText"/>
      </w:pPr>
      <w:r>
        <w:t>Is that OK?</w:t>
      </w:r>
    </w:p>
  </w:comment>
  <w:comment w:initials="" w:author="Christel Prudhomme" w:date="2022-02-18T16:24:00Z" w:id="30">
    <w:p w:rsidR="00146892" w:rsidP="00146892" w:rsidRDefault="00146892" w14:paraId="1C52E098"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 xml:space="preserve">Same as before – start with a gentle introduction of the problem .. especially as I did not expect this sentence from the title just above </w:t>
      </w:r>
    </w:p>
    <w:p w:rsidR="00146892" w:rsidP="00146892" w:rsidRDefault="00146892" w14:paraId="327EEEED"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p>
    <w:p w:rsidR="00146892" w:rsidP="00146892" w:rsidRDefault="00146892" w14:paraId="4AA0CD6B"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Maybe start with the flood report database, and then introduce the fact that you have to find a way to compare it with your forecast data</w:t>
      </w:r>
    </w:p>
  </w:comment>
  <w:comment w:initials="FP" w:author="Fatima Pillosu" w:date="2022-03-24T23:09:00Z" w:id="31">
    <w:p w:rsidR="00146892" w:rsidP="00146892" w:rsidRDefault="00146892" w14:paraId="15F55B1D" w14:textId="77777777">
      <w:pPr>
        <w:pStyle w:val="CommentText"/>
      </w:pPr>
      <w:r>
        <w:rPr>
          <w:rStyle w:val="CommentReference"/>
        </w:rPr>
        <w:annotationRef/>
      </w:r>
      <w:r>
        <w:t>What do you think about this solution?</w:t>
      </w:r>
    </w:p>
  </w:comment>
  <w:comment w:initials="" w:author="Christel Prudhomme" w:date="2022-02-18T16:21:00Z" w:id="32">
    <w:p w:rsidR="00A32EE9" w:rsidP="00A32EE9" w:rsidRDefault="00A32EE9" w14:paraId="201B542E"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This si already very technical – do you need it?</w:t>
      </w:r>
    </w:p>
    <w:p w:rsidR="00A32EE9" w:rsidP="00A32EE9" w:rsidRDefault="00A32EE9" w14:paraId="5379348A"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p>
    <w:p w:rsidR="00A32EE9" w:rsidP="00A32EE9" w:rsidRDefault="00A32EE9" w14:paraId="6BE16513"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would general start by what you need to do (what is your question) and what is the solution you apply (here the mask).</w:t>
      </w:r>
    </w:p>
  </w:comment>
  <w:comment w:initials="FP" w:author="Fatima Pillosu" w:date="2022-03-24T22:48:00Z" w:id="33">
    <w:p w:rsidR="00A32EE9" w:rsidP="00A32EE9" w:rsidRDefault="00A32EE9" w14:paraId="40EF8D07" w14:textId="40B30514">
      <w:pPr>
        <w:pStyle w:val="CommentText"/>
      </w:pPr>
      <w:r>
        <w:rPr>
          <w:rStyle w:val="CommentReference"/>
        </w:rPr>
        <w:annotationRef/>
      </w:r>
      <w:r>
        <w:t xml:space="preserve">I would say, I do. In Ivan’s paper that is not stated </w:t>
      </w:r>
      <w:r w:rsidR="00DB75B4">
        <w:t>properly,</w:t>
      </w:r>
      <w:r>
        <w:t xml:space="preserve"> and it was difficult to follow.</w:t>
      </w:r>
      <w:r w:rsidR="00DB75B4">
        <w:t xml:space="preserve"> To the point that I have to speak with him to be sure I was doing things correctly.</w:t>
      </w:r>
      <w:r>
        <w:t xml:space="preserve"> I know that here I spell everything, but I do it for the sake of reproducibility.</w:t>
      </w:r>
      <w:r w:rsidR="00DB75B4">
        <w:t xml:space="preserve"> What do you think?</w:t>
      </w:r>
    </w:p>
    <w:p w:rsidR="00A32EE9" w:rsidP="00A32EE9" w:rsidRDefault="00A32EE9" w14:paraId="41021A96" w14:textId="77777777">
      <w:pPr>
        <w:pStyle w:val="CommentText"/>
      </w:pPr>
    </w:p>
    <w:p w:rsidR="00A32EE9" w:rsidP="00A32EE9" w:rsidRDefault="00A32EE9" w14:paraId="08C2CC8E" w14:textId="5E6D10E2">
      <w:pPr>
        <w:pStyle w:val="CommentText"/>
      </w:pPr>
      <w:r>
        <w:t xml:space="preserve">I tried to follow your suggestion. I started with the why by saying that I need to create the mask because is the way to fully populate the contingency table. Then I say I need the mask and I describe how I built it. </w:t>
      </w:r>
      <w:r w:rsidR="00523CEE">
        <w:t>I also tried to shorten</w:t>
      </w:r>
      <w:r w:rsidR="009A2DF1">
        <w:t xml:space="preserve"> it</w:t>
      </w:r>
      <w:r w:rsidR="00523CEE">
        <w:t xml:space="preserve"> </w:t>
      </w:r>
      <w:r w:rsidR="009A2DF1">
        <w:t xml:space="preserve">as you suggested in another comments </w:t>
      </w:r>
      <w:r w:rsidR="00523CEE">
        <w:t>(although I didn’t manage to shorten it too much)</w:t>
      </w:r>
      <w:r w:rsidR="009A2DF1">
        <w:t>. I kept here the number of grid-boxes because I thought it was working better here. What do you think?</w:t>
      </w:r>
    </w:p>
  </w:comment>
  <w:comment w:initials="" w:author="Christel Prudhomme" w:date="2022-02-18T16:30:00Z" w:id="34">
    <w:p w:rsidR="00146892" w:rsidP="00146892" w:rsidRDefault="00146892" w14:paraId="00B527D4"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What is an observational field?</w:t>
      </w:r>
    </w:p>
  </w:comment>
  <w:comment w:initials="FP" w:author="Fatima Pillosu" w:date="2022-03-24T23:13:00Z" w:id="35">
    <w:p w:rsidR="00146892" w:rsidP="00146892" w:rsidRDefault="00146892" w14:paraId="40C59DA6" w14:textId="187C5651">
      <w:pPr>
        <w:pStyle w:val="CommentText"/>
      </w:pPr>
      <w:r>
        <w:rPr>
          <w:rStyle w:val="CommentReference"/>
        </w:rPr>
        <w:annotationRef/>
      </w:r>
      <w:r>
        <w:t>Did I re</w:t>
      </w:r>
      <w:r w:rsidR="00A0323F">
        <w:t>p</w:t>
      </w:r>
      <w:r>
        <w:t>ly to your question?</w:t>
      </w:r>
    </w:p>
  </w:comment>
  <w:comment w:initials="" w:author="Christel Prudhomme" w:date="2022-02-18T16:39:00Z" w:id="37">
    <w:p w:rsidR="00590B74" w:rsidP="00590B74" w:rsidRDefault="00590B74" w14:paraId="4C7415C9"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This is really nicely written – but I feel this is more appropriate for a text book for students than for a research paper. Can you make it shorter? Are all the elements essential to what you need to say and your analysis?</w:t>
      </w:r>
    </w:p>
  </w:comment>
  <w:comment w:initials="FP" w:author="Fatima Pillosu" w:date="2022-03-23T11:01:00Z" w:id="38">
    <w:p w:rsidR="00095F8A" w:rsidP="009E3AA2" w:rsidRDefault="00590B74" w14:paraId="6EA808F8" w14:textId="52B774C3">
      <w:pPr>
        <w:pStyle w:val="CommentText"/>
      </w:pPr>
      <w:r>
        <w:rPr>
          <w:rStyle w:val="CommentReference"/>
        </w:rPr>
        <w:annotationRef/>
      </w:r>
      <w:r w:rsidR="009E3AA2">
        <w:t>I have here</w:t>
      </w:r>
      <w:r w:rsidR="00E21026">
        <w:t xml:space="preserve"> now</w:t>
      </w:r>
      <w:r w:rsidR="009E3AA2">
        <w:t xml:space="preserve"> modified the paragraph. Now it is an introduction of what methods can be used to define verifying rainfall events (and I also provide a definition </w:t>
      </w:r>
      <w:r w:rsidR="00E21026">
        <w:t>for what I mean with VREs</w:t>
      </w:r>
      <w:r w:rsidR="009E3AA2">
        <w:t>)</w:t>
      </w:r>
      <w:r w:rsidR="00E21026">
        <w:t>.</w:t>
      </w:r>
      <w:r w:rsidR="005B069F">
        <w:t xml:space="preserve"> I have included your comment about other rainfall products </w:t>
      </w:r>
      <w:r w:rsidR="00095F8A">
        <w:t xml:space="preserve">that could have been used, </w:t>
      </w:r>
      <w:r w:rsidR="005B069F">
        <w:t xml:space="preserve">and why </w:t>
      </w:r>
      <w:r w:rsidR="00E21026">
        <w:t>I prefer</w:t>
      </w:r>
      <w:r w:rsidR="00095F8A">
        <w:t>red</w:t>
      </w:r>
      <w:r w:rsidR="00E21026">
        <w:t xml:space="preserve"> the first </w:t>
      </w:r>
      <w:r w:rsidR="00095F8A">
        <w:t>method</w:t>
      </w:r>
      <w:r w:rsidR="00E21026">
        <w:t xml:space="preserve"> </w:t>
      </w:r>
      <w:r w:rsidR="0009563D">
        <w:t xml:space="preserve">over the second one </w:t>
      </w:r>
      <w:r w:rsidR="00E21026">
        <w:t>(compatibility with ec</w:t>
      </w:r>
      <w:r w:rsidR="00A639C9">
        <w:t>Po</w:t>
      </w:r>
      <w:r w:rsidR="00E21026">
        <w:t>int)</w:t>
      </w:r>
      <w:r w:rsidR="00095F8A">
        <w:t>.</w:t>
      </w:r>
    </w:p>
    <w:p w:rsidR="00590B74" w:rsidP="009E3AA2" w:rsidRDefault="00095F8A" w14:paraId="775ED234" w14:textId="0675BCF9">
      <w:pPr>
        <w:pStyle w:val="CommentText"/>
      </w:pPr>
      <w:r>
        <w:t>I also</w:t>
      </w:r>
      <w:r w:rsidR="00E21026">
        <w:t xml:space="preserve"> provide a </w:t>
      </w:r>
      <w:r w:rsidR="00A639C9">
        <w:t>justification</w:t>
      </w:r>
      <w:r w:rsidR="00E21026">
        <w:t xml:space="preserve"> for why we verify in the same way ENS (so </w:t>
      </w:r>
      <w:r w:rsidR="005B069F">
        <w:t xml:space="preserve">I don’t get </w:t>
      </w:r>
      <w:r w:rsidR="00E21026">
        <w:t>comments on “you are penalizing ENS”)</w:t>
      </w:r>
      <w:r w:rsidR="005B069F">
        <w:t>.</w:t>
      </w:r>
    </w:p>
  </w:comment>
  <w:comment w:initials="" w:author="Christel Prudhomme" w:date="2022-02-18T16:40:00Z" w:id="39">
    <w:p w:rsidR="00570A5D" w:rsidP="00570A5D" w:rsidRDefault="00570A5D" w14:paraId="1AD6FD7F"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would simplify (this sentence and the rest of the paragraph): dues to the absence of in-situ rainfall measurements ecPoint rainfall forecast day 1 where uses as the closest to proxy observation.</w:t>
      </w:r>
    </w:p>
    <w:p w:rsidR="00570A5D" w:rsidP="00570A5D" w:rsidRDefault="00570A5D" w14:paraId="44C7C19C"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p>
    <w:p w:rsidR="00570A5D" w:rsidP="00570A5D" w:rsidRDefault="00570A5D" w14:paraId="3E5B5AA9"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Note you might be criticised and asked why you did not get datasets such as MSWEP</w:t>
      </w:r>
    </w:p>
  </w:comment>
  <w:comment w:initials="FP" w:author="Fatima Pillosu" w:date="2022-03-23T14:42:00Z" w:id="40">
    <w:p w:rsidR="009B451E" w:rsidP="00570A5D" w:rsidRDefault="00570A5D" w14:paraId="22A60C81" w14:textId="77777777">
      <w:pPr>
        <w:pStyle w:val="CommentText"/>
      </w:pPr>
      <w:r>
        <w:rPr>
          <w:rStyle w:val="CommentReference"/>
        </w:rPr>
        <w:annotationRef/>
      </w:r>
      <w:r>
        <w:t>I went with your suggestion</w:t>
      </w:r>
      <w:r w:rsidR="009B451E">
        <w:t xml:space="preserve">. </w:t>
      </w:r>
    </w:p>
    <w:p w:rsidR="009B451E" w:rsidP="009B451E" w:rsidRDefault="009B451E" w14:paraId="0B073771" w14:textId="77777777">
      <w:pPr>
        <w:pStyle w:val="CommentText"/>
        <w:ind w:firstLine="0"/>
      </w:pPr>
      <w:r>
        <w:t xml:space="preserve">I also replied to the comment about MSWEP in the previous paragraph.  </w:t>
      </w:r>
    </w:p>
    <w:p w:rsidR="00570A5D" w:rsidP="00570A5D" w:rsidRDefault="00570A5D" w14:paraId="51B1C8D4" w14:textId="1D98D3EF">
      <w:pPr>
        <w:pStyle w:val="CommentText"/>
      </w:pPr>
      <w:r>
        <w:t>What do you think?</w:t>
      </w:r>
    </w:p>
  </w:comment>
  <w:comment w:initials="" w:author="Christel Prudhomme" w:date="2022-02-18T16:43:00Z" w:id="41">
    <w:p w:rsidR="00E90EC5" w:rsidP="00E90EC5" w:rsidRDefault="00E90EC5" w14:paraId="42E5BB77"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This is really complicated. You need to go slower. Why do you need to have 4 datasets? Generally for precip you have only one. Why don’t you have 6hourly accumulation datasets? Instead of 4 times 24 hours? This makes understanding the analysis challenging (and me not being able to follow most of your work…)</w:t>
      </w:r>
    </w:p>
    <w:p w:rsidR="00E90EC5" w:rsidP="00E90EC5" w:rsidRDefault="00E90EC5" w14:paraId="0255AC9C"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p>
    <w:p w:rsidR="00E90EC5" w:rsidP="00E90EC5" w:rsidRDefault="00E90EC5" w14:paraId="2BCB9120"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So the question: why is it important to have overlapping periods?</w:t>
      </w:r>
    </w:p>
  </w:comment>
  <w:comment w:initials="FP" w:author="Fatima Pillosu" w:date="2022-03-23T17:50:00Z" w:id="42">
    <w:p w:rsidR="00E90EC5" w:rsidRDefault="00E90EC5" w14:paraId="72E9BC55" w14:textId="77777777">
      <w:pPr>
        <w:pStyle w:val="CommentText"/>
      </w:pPr>
      <w:r>
        <w:rPr>
          <w:rStyle w:val="CommentReference"/>
        </w:rPr>
        <w:annotationRef/>
      </w:r>
      <w:r>
        <w:t>So I have tried to simplify this section, going slower (hopefully now not too much)</w:t>
      </w:r>
      <w:r w:rsidR="00094C26">
        <w:t>, and explicitly saying why is useful to use overlapping periods (i.e., to increase sample size). How does it look like now?</w:t>
      </w:r>
    </w:p>
    <w:p w:rsidR="00442154" w:rsidP="00442154" w:rsidRDefault="00643CCE" w14:paraId="66EB5638" w14:textId="61AF887D">
      <w:pPr>
        <w:pStyle w:val="CommentText"/>
      </w:pPr>
      <w:r>
        <w:t xml:space="preserve">I have also simplified Table 4 </w:t>
      </w:r>
      <w:r w:rsidR="001E1C8F">
        <w:t xml:space="preserve">that you said didn’t understand much, </w:t>
      </w:r>
      <w:r w:rsidR="00C72BCE">
        <w:t>and I have linked it to the text better. Hopefully now it is clear</w:t>
      </w:r>
      <w:r w:rsidR="00152C07">
        <w:t>er</w:t>
      </w:r>
      <w:r w:rsidR="00C72BCE">
        <w:t xml:space="preserve"> what it means</w:t>
      </w:r>
      <w:r w:rsidR="00152C07">
        <w:t xml:space="preserve">. So </w:t>
      </w:r>
      <w:r>
        <w:t>I haven’t deleted</w:t>
      </w:r>
      <w:r w:rsidR="00E52660">
        <w:t xml:space="preserve"> or moved to supplemental material</w:t>
      </w:r>
      <w:r w:rsidR="00152C07">
        <w:t xml:space="preserve"> yet</w:t>
      </w:r>
      <w:r w:rsidR="00E52660">
        <w:t xml:space="preserve">. I think it is useful to keep it here, but I </w:t>
      </w:r>
      <w:r w:rsidR="00442154">
        <w:t xml:space="preserve">reserve judgement to move it later to SM if it is better. </w:t>
      </w:r>
    </w:p>
  </w:comment>
  <w:comment w:initials="" w:author="Agathe Bucherie" w:date="2022-03-07T09:38:00Z" w:id="43">
    <w:p w:rsidR="005F5204" w:rsidP="005F5204" w:rsidRDefault="005F5204" w14:paraId="7AEC7B27" w14:textId="2BA4DDF9">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did not see yet the rationale leading to only studying La Costa and La Sierra (not enough reports in the Amazon?)... maybe I missed it.</w:t>
      </w:r>
    </w:p>
  </w:comment>
  <w:comment w:initials="FP" w:author="Fatima Pillosu" w:date="2022-03-24T15:18:00Z" w:id="44">
    <w:p w:rsidR="005F5204" w:rsidP="005F5204" w:rsidRDefault="005F5204" w14:paraId="7D7B0C7B" w14:textId="029BC074">
      <w:pPr>
        <w:pStyle w:val="CommentText"/>
        <w:ind w:firstLine="0"/>
      </w:pPr>
      <w:r>
        <w:rPr>
          <w:rStyle w:val="CommentReference"/>
        </w:rPr>
        <w:annotationRef/>
      </w:r>
      <w:r>
        <w:t xml:space="preserve">You are right! I have added now I </w:t>
      </w:r>
      <w:r w:rsidR="006E76E2">
        <w:t xml:space="preserve">line in the </w:t>
      </w:r>
      <w:r w:rsidR="00345603">
        <w:t>“D</w:t>
      </w:r>
      <w:r w:rsidR="006E76E2">
        <w:t>ata</w:t>
      </w:r>
      <w:r w:rsidR="00B30361">
        <w:t>”</w:t>
      </w:r>
      <w:r w:rsidR="006E76E2">
        <w:t xml:space="preserve"> section explaining why the Amazon was excluded from the </w:t>
      </w:r>
      <w:r w:rsidR="00B30361">
        <w:t>analysis. Yes, it was because we didn’t have many observations.</w:t>
      </w:r>
    </w:p>
  </w:comment>
  <w:comment w:initials="FP" w:author="Fatima Pillosu" w:date="2022-03-26T11:12:00Z" w:id="45">
    <w:p w:rsidR="00134D11" w:rsidP="00134D11" w:rsidRDefault="00B11276" w14:paraId="16F8C678" w14:textId="3E3FE046">
      <w:pPr>
        <w:pStyle w:val="CommentText"/>
      </w:pPr>
      <w:r>
        <w:rPr>
          <w:rStyle w:val="CommentReference"/>
        </w:rPr>
        <w:annotationRef/>
      </w:r>
      <w:r>
        <w:t>@Christel. I have added here the reference to diurnal cycle</w:t>
      </w:r>
      <w:r w:rsidR="009D56EA">
        <w:t>. I have then linked the peaks and the t</w:t>
      </w:r>
      <w:r w:rsidR="00DD5BB2">
        <w:t xml:space="preserve">roughs in the AURC trend to Figure 5 which shows </w:t>
      </w:r>
      <w:r w:rsidR="00134D11">
        <w:t>the rainfall’s diurnal cycle.</w:t>
      </w:r>
      <w:r>
        <w:t xml:space="preserve"> What do you think?</w:t>
      </w:r>
      <w:r w:rsidR="00134D11">
        <w:t xml:space="preserve"> </w:t>
      </w:r>
    </w:p>
  </w:comment>
  <w:comment w:initials="FP" w:author="Fatima Pillosu" w:date="2022-03-29T17:21:00Z" w:id="46">
    <w:p w:rsidR="00407321" w:rsidRDefault="00407321" w14:paraId="1198CD60" w14:textId="2FF9BCDF">
      <w:pPr>
        <w:pStyle w:val="CommentText"/>
      </w:pPr>
      <w:r>
        <w:rPr>
          <w:rStyle w:val="CommentReference"/>
        </w:rPr>
        <w:annotationRef/>
      </w:r>
      <w:r>
        <w:t xml:space="preserve">I’m just adding mostly as there are a couple of </w:t>
      </w:r>
      <w:r w:rsidR="00A46937">
        <w:t>exceptions,</w:t>
      </w:r>
      <w:r>
        <w:t xml:space="preserve"> but I don’t specify them to not add </w:t>
      </w:r>
      <w:r w:rsidR="0015609C">
        <w:t>too much text</w:t>
      </w:r>
      <w:r w:rsidR="00420F43">
        <w:t xml:space="preserve"> and importance</w:t>
      </w:r>
      <w:r w:rsidR="0015609C">
        <w:t xml:space="preserve"> because I think it doesn’t actually mean something.</w:t>
      </w:r>
      <w:r w:rsidR="00AB2B91">
        <w:t xml:space="preserve"> I think i</w:t>
      </w:r>
      <w:r w:rsidR="0015609C">
        <w:t xml:space="preserve">t just happened to be there </w:t>
      </w:r>
      <w:r w:rsidR="00AB2B91">
        <w:t>by chance</w:t>
      </w:r>
      <w:r w:rsidR="00A46937">
        <w:t xml:space="preserve">. </w:t>
      </w:r>
    </w:p>
  </w:comment>
  <w:comment w:initials="" w:author="Christel Prudhomme" w:date="2022-02-21T16:03:00Z" w:id="47">
    <w:p w:rsidR="00ED7F45" w:rsidP="00ED7F45" w:rsidRDefault="00ED7F45" w14:paraId="4F8EC899"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 xml:space="preserve">What do you mean by noisier? I think you probably need to also say that it is looking at AURC in function of lead time. </w:t>
      </w:r>
    </w:p>
    <w:p w:rsidR="00ED7F45" w:rsidP="00ED7F45" w:rsidRDefault="00ED7F45" w14:paraId="33B2841A"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I guess this is where you should introduce the concept of diurnal cycle and the fact that forecasts are not as skilful for some part of the day (hopefully you can say why with a reference)</w:t>
      </w:r>
    </w:p>
  </w:comment>
  <w:comment w:initials="FP" w:author="Fatima Pillosu" w:date="2022-03-25T18:19:00Z" w:id="48">
    <w:p w:rsidR="00316E70" w:rsidP="00316E70" w:rsidRDefault="00ED7F45" w14:paraId="6282B036" w14:textId="4B38AD7F">
      <w:pPr>
        <w:pStyle w:val="CommentText"/>
      </w:pPr>
      <w:r>
        <w:rPr>
          <w:rStyle w:val="CommentReference"/>
        </w:rPr>
        <w:annotationRef/>
      </w:r>
      <w:r w:rsidR="00316E70">
        <w:t xml:space="preserve">I have added the explanation of what I mean for “noisier”, which is different from the sinusoidal pattern that </w:t>
      </w:r>
      <w:r w:rsidR="00B12E49">
        <w:t>we observe due to the rainfall diurnal cycle. Hopefully this makes it clearer.</w:t>
      </w:r>
    </w:p>
    <w:p w:rsidR="00ED7F45" w:rsidP="00ED7F45" w:rsidRDefault="00ED7F45" w14:paraId="4AAEEE7E" w14:textId="5010825C">
      <w:pPr>
        <w:pStyle w:val="CommentText"/>
      </w:pPr>
      <w:r>
        <w:t xml:space="preserve"> </w:t>
      </w:r>
    </w:p>
  </w:comment>
  <w:comment w:initials="FP" w:author="Fatima Pillosu" w:date="2022-04-03T16:09:00Z" w:id="49">
    <w:p w:rsidR="00C75677" w:rsidRDefault="00C75677" w14:paraId="4D0FD406" w14:textId="2EE88006">
      <w:pPr>
        <w:pStyle w:val="CommentText"/>
      </w:pPr>
      <w:r>
        <w:rPr>
          <w:rStyle w:val="CommentReference"/>
        </w:rPr>
        <w:annotationRef/>
      </w:r>
      <w:r>
        <w:t>@Agathe, Andrew, Carolynne, Humberto. You might want to add more on this point.</w:t>
      </w:r>
    </w:p>
  </w:comment>
  <w:comment w:initials="FP" w:author="Fatima Pillosu" w:date="2022-04-04T17:33:00Z" w:id="50">
    <w:p w:rsidR="005D7E2D" w:rsidRDefault="005D7E2D" w14:paraId="0BE8EFEA" w14:textId="0E621654">
      <w:pPr>
        <w:pStyle w:val="CommentText"/>
      </w:pPr>
      <w:r>
        <w:rPr>
          <w:rStyle w:val="CommentReference"/>
        </w:rPr>
        <w:annotationRef/>
      </w:r>
      <w:r>
        <w:t xml:space="preserve">@Andrew, Agathe, Carolynne, Humberto. It would be nice to have a </w:t>
      </w:r>
      <w:r w:rsidR="00A47E96">
        <w:t>paragraph on whether the results of this study could be useful in an early warning system for flash flood</w:t>
      </w:r>
      <w:r w:rsidR="00271C57">
        <w:t>s. Could you please add your thoughts here based in your experience on what can work, or what would need to be improved?</w:t>
      </w:r>
    </w:p>
  </w:comment>
  <w:comment w:initials="" w:author="Christel Prudhomme" w:date="2022-02-18T16:10:00Z" w:id="62">
    <w:p w:rsidR="009A2643" w:rsidP="009A2643" w:rsidRDefault="009A2643" w14:paraId="72B44D6E"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Are you able to reproduce? Can’t your partners provide you with an official map? Is it that relevant? You actually don’t refer to it in the text )nor figure 1,b by the way, at least not in the associated section)</w:t>
      </w:r>
    </w:p>
  </w:comment>
  <w:comment w:initials="" w:author="Carolynne Hultquist" w:date="2022-02-28T19:51:00Z" w:id="63">
    <w:p w:rsidR="009A2643" w:rsidP="009A2643" w:rsidRDefault="009A2643" w14:paraId="0A0B7B9C" w14:textId="77777777">
      <w:pPr>
        <w:widowControl w:val="0"/>
        <w:pBdr>
          <w:top w:val="nil"/>
          <w:left w:val="nil"/>
          <w:bottom w:val="nil"/>
          <w:right w:val="nil"/>
          <w:between w:val="nil"/>
        </w:pBdr>
        <w:spacing w:before="0" w:line="240" w:lineRule="auto"/>
        <w:ind w:firstLine="0"/>
        <w:jc w:val="left"/>
        <w:rPr>
          <w:rFonts w:ascii="Arial" w:hAnsi="Arial" w:eastAsia="Arial" w:cs="Arial"/>
          <w:color w:val="000000"/>
          <w:sz w:val="22"/>
          <w:szCs w:val="22"/>
        </w:rPr>
      </w:pPr>
      <w:r>
        <w:rPr>
          <w:rFonts w:ascii="Arial" w:hAnsi="Arial" w:eastAsia="Arial" w:cs="Arial"/>
          <w:color w:val="000000"/>
          <w:sz w:val="22"/>
          <w:szCs w:val="22"/>
        </w:rPr>
        <w:t>Shapefile of sub-divisions through GADM: https://geodata.ucdavis.edu/gadm/gadm4.0/shp/gadm40_ECU_shp.zip if want to make your own map.</w:t>
      </w:r>
    </w:p>
  </w:comment>
  <w:comment w:initials="FMP" w:author="Fatima Pillosu" w:date="2022-03-21T18:16:00Z" w:id="64">
    <w:p w:rsidR="00B176C9" w:rsidRDefault="00B176C9" w14:paraId="22CF2396" w14:textId="6D1A84C0">
      <w:pPr>
        <w:pStyle w:val="CommentText"/>
      </w:pPr>
      <w:r>
        <w:rPr>
          <w:rStyle w:val="CommentReference"/>
        </w:rPr>
        <w:annotationRef/>
      </w:r>
      <w:r>
        <w:t xml:space="preserve">I have created my own map. </w:t>
      </w:r>
    </w:p>
  </w:comment>
  <w:comment w:initials="GU" w:author="Guest User" w:date="2022-04-21T20:58:25" w:id="13335832">
    <w:p w:rsidR="21DD367A" w:rsidRDefault="21DD367A" w14:paraId="18FFC14C" w14:textId="5EBD95C9">
      <w:pPr>
        <w:pStyle w:val="CommentText"/>
      </w:pPr>
      <w:r w:rsidR="21DD367A">
        <w:rPr/>
        <w:t>Perhaps the limitations should be in Discussion. -Carolynne</w:t>
      </w:r>
      <w:r>
        <w:rPr>
          <w:rStyle w:val="CommentReference"/>
        </w:rPr>
        <w:annotationRef/>
      </w:r>
    </w:p>
  </w:comment>
  <w:comment w:initials="GU" w:author="Guest User" w:date="2022-04-21T21:01:20" w:id="828649767">
    <w:p w:rsidR="21DD367A" w:rsidRDefault="21DD367A" w14:paraId="0C0AA530" w14:textId="3EBB1BDC">
      <w:pPr>
        <w:pStyle w:val="CommentText"/>
      </w:pPr>
      <w:r w:rsidR="21DD367A">
        <w:rPr/>
        <w:t>Oh, I misunderstood the source of image c as Wikipedia; that just where you got the data then.</w:t>
      </w:r>
      <w:r>
        <w:rPr>
          <w:rStyle w:val="CommentReference"/>
        </w:rPr>
        <w:annotationRef/>
      </w:r>
    </w:p>
  </w:comment>
  <w:comment w:initials="GU" w:author="Guest User" w:date="2022-04-21T21:24:23" w:id="1771042862">
    <w:p w:rsidR="21DD367A" w:rsidRDefault="21DD367A" w14:paraId="15850DCB" w14:textId="06F98013">
      <w:pPr>
        <w:pStyle w:val="CommentText"/>
      </w:pPr>
      <w:r w:rsidR="21DD367A">
        <w:rPr/>
        <w:t xml:space="preserve">Although by luck or by chance? Luckily? Coincidentally? </w:t>
      </w:r>
      <w:r>
        <w:rPr>
          <w:rStyle w:val="CommentReference"/>
        </w:rPr>
        <w:annotationRef/>
      </w:r>
    </w:p>
  </w:comment>
  <w:comment w:initials="GU" w:author="Guest User" w:date="2022-04-21T21:25:44" w:id="909421173">
    <w:p w:rsidR="21DD367A" w:rsidRDefault="21DD367A" w14:paraId="011F910D" w14:textId="1556FE8C">
      <w:pPr>
        <w:pStyle w:val="CommentText"/>
      </w:pPr>
      <w:r w:rsidR="21DD367A">
        <w:rPr/>
        <w:t>Current wording isn't proper and as I'm not sure what is intended, I provided some guesses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A8F0738"/>
  <w15:commentEx w15:done="0" w15:paraId="022ADA97"/>
  <w15:commentEx w15:done="0" w15:paraId="7236CC23" w15:paraIdParent="022ADA97"/>
  <w15:commentEx w15:done="0" w15:paraId="35108835"/>
  <w15:commentEx w15:done="0" w15:paraId="56463AE2" w15:paraIdParent="35108835"/>
  <w15:commentEx w15:done="0" w15:paraId="4A2E6759"/>
  <w15:commentEx w15:done="0" w15:paraId="713F9027" w15:paraIdParent="4A2E6759"/>
  <w15:commentEx w15:done="0" w15:paraId="047980BA"/>
  <w15:commentEx w15:done="0" w15:paraId="72AFA9C1" w15:paraIdParent="047980BA"/>
  <w15:commentEx w15:done="0" w15:paraId="022ADAAE"/>
  <w15:commentEx w15:done="0" w15:paraId="022ADAAF"/>
  <w15:commentEx w15:done="0" w15:paraId="27449FB2" w15:paraIdParent="022ADAAF"/>
  <w15:commentEx w15:done="1" w15:paraId="022ADAB0"/>
  <w15:commentEx w15:done="1" w15:paraId="2E0FD568" w15:paraIdParent="022ADAB0"/>
  <w15:commentEx w15:done="0" w15:paraId="022ADAB1"/>
  <w15:commentEx w15:done="0" w15:paraId="27A86A81" w15:paraIdParent="022ADAB1"/>
  <w15:commentEx w15:done="0" w15:paraId="022ADAB8"/>
  <w15:commentEx w15:done="0" w15:paraId="67A49B6C" w15:paraIdParent="022ADAB8"/>
  <w15:commentEx w15:done="0" w15:paraId="339E5431"/>
  <w15:commentEx w15:done="0" w15:paraId="5C10AF1F" w15:paraIdParent="339E5431"/>
  <w15:commentEx w15:done="0" w15:paraId="022ADABA"/>
  <w15:commentEx w15:done="0" w15:paraId="022ADABB"/>
  <w15:commentEx w15:done="0" w15:paraId="022ADABC"/>
  <w15:commentEx w15:done="0" w15:paraId="24BDD49B"/>
  <w15:commentEx w15:done="0" w15:paraId="2191F5D5" w15:paraIdParent="24BDD49B"/>
  <w15:commentEx w15:done="0" w15:paraId="26243D1F"/>
  <w15:commentEx w15:done="0" w15:paraId="7790B6B4"/>
  <w15:commentEx w15:done="0" w15:paraId="1410E941" w15:paraIdParent="7790B6B4"/>
  <w15:commentEx w15:done="0" w15:paraId="4AA0CD6B"/>
  <w15:commentEx w15:done="0" w15:paraId="15F55B1D" w15:paraIdParent="4AA0CD6B"/>
  <w15:commentEx w15:done="0" w15:paraId="6BE16513"/>
  <w15:commentEx w15:done="0" w15:paraId="08C2CC8E" w15:paraIdParent="6BE16513"/>
  <w15:commentEx w15:done="0" w15:paraId="00B527D4"/>
  <w15:commentEx w15:done="0" w15:paraId="40C59DA6" w15:paraIdParent="00B527D4"/>
  <w15:commentEx w15:done="0" w15:paraId="4C7415C9"/>
  <w15:commentEx w15:done="0" w15:paraId="775ED234" w15:paraIdParent="4C7415C9"/>
  <w15:commentEx w15:done="0" w15:paraId="3E5B5AA9"/>
  <w15:commentEx w15:done="0" w15:paraId="51B1C8D4" w15:paraIdParent="3E5B5AA9"/>
  <w15:commentEx w15:done="0" w15:paraId="2BCB9120"/>
  <w15:commentEx w15:done="0" w15:paraId="66EB5638" w15:paraIdParent="2BCB9120"/>
  <w15:commentEx w15:done="0" w15:paraId="7AEC7B27"/>
  <w15:commentEx w15:done="0" w15:paraId="7D7B0C7B" w15:paraIdParent="7AEC7B27"/>
  <w15:commentEx w15:done="0" w15:paraId="16F8C678"/>
  <w15:commentEx w15:done="0" w15:paraId="1198CD60"/>
  <w15:commentEx w15:done="0" w15:paraId="33B2841A"/>
  <w15:commentEx w15:done="0" w15:paraId="4AAEEE7E" w15:paraIdParent="33B2841A"/>
  <w15:commentEx w15:done="0" w15:paraId="4D0FD406"/>
  <w15:commentEx w15:done="0" w15:paraId="0BE8EFEA"/>
  <w15:commentEx w15:done="0" w15:paraId="72B44D6E"/>
  <w15:commentEx w15:done="0" w15:paraId="0A0B7B9C"/>
  <w15:commentEx w15:done="0" w15:paraId="22CF2396" w15:paraIdParent="0A0B7B9C"/>
  <w15:commentEx w15:done="0" w15:paraId="18FFC14C"/>
  <w15:commentEx w15:done="0" w15:paraId="0C0AA530" w15:paraIdParent="0A0B7B9C"/>
  <w15:commentEx w15:done="0" w15:paraId="15850DCB"/>
  <w15:commentEx w15:done="0" w15:paraId="011F910D" w15:paraIdParent="15850DC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E47250" w16cex:dateUtc="2022-03-22T16:05:00Z"/>
  <w16cex:commentExtensible w16cex:durableId="25E30B59" w16cex:dateUtc="2022-03-21T14:34:00Z"/>
  <w16cex:commentExtensible w16cex:durableId="25E316C0" w16cex:dateUtc="2022-03-21T15:22:00Z"/>
  <w16cex:commentExtensible w16cex:durableId="25E319AB" w16cex:dateUtc="2022-03-21T15:35:00Z"/>
  <w16cex:commentExtensible w16cex:durableId="25E42779" w16cex:dateUtc="2022-03-22T10:46:00Z"/>
  <w16cex:commentExtensible w16cex:durableId="25E42F5A" w16cex:dateUtc="2022-03-22T11:19:00Z"/>
  <w16cex:commentExtensible w16cex:durableId="25E3238F" w16cex:dateUtc="2022-03-21T16:17:00Z"/>
  <w16cex:commentExtensible w16cex:durableId="25E3255F" w16cex:dateUtc="2022-03-21T16:25:00Z"/>
  <w16cex:commentExtensible w16cex:durableId="25E4151A" w16cex:dateUtc="2022-03-22T09:27:00Z"/>
  <w16cex:commentExtensible w16cex:durableId="25E445AA" w16cex:dateUtc="2022-03-22T12:55:00Z"/>
  <w16cex:commentExtensible w16cex:durableId="25E44ACC" w16cex:dateUtc="2022-03-22T13:12:00Z"/>
  <w16cex:commentExtensible w16cex:durableId="25E7167D" w16cex:dateUtc="2022-03-24T16:10:00Z"/>
  <w16cex:commentExtensible w16cex:durableId="25E8173E" w16cex:dateUtc="2022-03-25T10:26:00Z"/>
  <w16cex:commentExtensible w16cex:durableId="25E81338" w16cex:dateUtc="2022-03-25T10:08:00Z"/>
  <w16cex:commentExtensible w16cex:durableId="25E7789C" w16cex:dateUtc="2022-03-24T23:09:00Z"/>
  <w16cex:commentExtensible w16cex:durableId="25E773A0" w16cex:dateUtc="2022-03-24T22:48:00Z"/>
  <w16cex:commentExtensible w16cex:durableId="25E779B1" w16cex:dateUtc="2022-03-24T23:13:00Z"/>
  <w16cex:commentExtensible w16cex:durableId="25E57C8C" w16cex:dateUtc="2022-03-23T11:01:00Z"/>
  <w16cex:commentExtensible w16cex:durableId="25E5B067" w16cex:dateUtc="2022-03-23T14:42:00Z"/>
  <w16cex:commentExtensible w16cex:durableId="25E5DC7A" w16cex:dateUtc="2022-03-23T17:50:00Z"/>
  <w16cex:commentExtensible w16cex:durableId="25E70A58" w16cex:dateUtc="2022-03-24T15:18:00Z"/>
  <w16cex:commentExtensible w16cex:durableId="25EDA826" w16cex:dateUtc="2022-03-26T11:12:00Z"/>
  <w16cex:commentExtensible w16cex:durableId="25EDBE87" w16cex:dateUtc="2022-03-29T16:21:00Z"/>
  <w16cex:commentExtensible w16cex:durableId="25ED6208" w16cex:dateUtc="2022-03-25T18:19:00Z"/>
  <w16cex:commentExtensible w16cex:durableId="25F44547" w16cex:dateUtc="2022-04-03T15:09:00Z"/>
  <w16cex:commentExtensible w16cex:durableId="25F5AA69" w16cex:dateUtc="2022-04-04T16:33:00Z"/>
  <w16cex:commentExtensible w16cex:durableId="25E33F73" w16cex:dateUtc="2022-03-21T18:16:00Z"/>
  <w16cex:commentExtensible w16cex:durableId="2255D9F7" w16cex:dateUtc="2022-04-22T00:58:25.342Z"/>
  <w16cex:commentExtensible w16cex:durableId="31607E29" w16cex:dateUtc="2022-04-22T01:01:20.592Z"/>
  <w16cex:commentExtensible w16cex:durableId="74AC688D" w16cex:dateUtc="2022-04-22T01:24:23.167Z"/>
  <w16cex:commentExtensible w16cex:durableId="69196D9F" w16cex:dateUtc="2022-04-22T01:25:44.51Z"/>
</w16cex:commentsExtensible>
</file>

<file path=word/commentsIds.xml><?xml version="1.0" encoding="utf-8"?>
<w16cid:commentsIds xmlns:mc="http://schemas.openxmlformats.org/markup-compatibility/2006" xmlns:w16cid="http://schemas.microsoft.com/office/word/2016/wordml/cid" mc:Ignorable="w16cid">
  <w16cid:commentId w16cid:paraId="6A8F0738" w16cid:durableId="25E47250"/>
  <w16cid:commentId w16cid:paraId="022ADA97" w16cid:durableId="25E2D4F6"/>
  <w16cid:commentId w16cid:paraId="7236CC23" w16cid:durableId="25E30B59"/>
  <w16cid:commentId w16cid:paraId="35108835" w16cid:durableId="25E2D4FE"/>
  <w16cid:commentId w16cid:paraId="56463AE2" w16cid:durableId="25E316C0"/>
  <w16cid:commentId w16cid:paraId="4A2E6759" w16cid:durableId="25E2D501"/>
  <w16cid:commentId w16cid:paraId="713F9027" w16cid:durableId="25E319AB"/>
  <w16cid:commentId w16cid:paraId="047980BA" w16cid:durableId="25E42779"/>
  <w16cid:commentId w16cid:paraId="72AFA9C1" w16cid:durableId="25E42F5A"/>
  <w16cid:commentId w16cid:paraId="022ADAAE" w16cid:durableId="25E2D507"/>
  <w16cid:commentId w16cid:paraId="022ADAAF" w16cid:durableId="25E2D508"/>
  <w16cid:commentId w16cid:paraId="27449FB2" w16cid:durableId="25E3238F"/>
  <w16cid:commentId w16cid:paraId="022ADAB0" w16cid:durableId="25E2D509"/>
  <w16cid:commentId w16cid:paraId="2E0FD568" w16cid:durableId="25E3255F"/>
  <w16cid:commentId w16cid:paraId="022ADAB1" w16cid:durableId="25E2D50A"/>
  <w16cid:commentId w16cid:paraId="27A86A81" w16cid:durableId="25E4151A"/>
  <w16cid:commentId w16cid:paraId="022ADAB8" w16cid:durableId="25E2D50D"/>
  <w16cid:commentId w16cid:paraId="67A49B6C" w16cid:durableId="25E445AA"/>
  <w16cid:commentId w16cid:paraId="339E5431" w16cid:durableId="25E44ACD"/>
  <w16cid:commentId w16cid:paraId="5C10AF1F" w16cid:durableId="25E44ACC"/>
  <w16cid:commentId w16cid:paraId="022ADABA" w16cid:durableId="25E2D50F"/>
  <w16cid:commentId w16cid:paraId="022ADABB" w16cid:durableId="25E2D510"/>
  <w16cid:commentId w16cid:paraId="022ADABC" w16cid:durableId="25E2D511"/>
  <w16cid:commentId w16cid:paraId="24BDD49B" w16cid:durableId="25E2D533"/>
  <w16cid:commentId w16cid:paraId="2191F5D5" w16cid:durableId="25E7167D"/>
  <w16cid:commentId w16cid:paraId="26243D1F" w16cid:durableId="25E8173E"/>
  <w16cid:commentId w16cid:paraId="7790B6B4" w16cid:durableId="25E2D534"/>
  <w16cid:commentId w16cid:paraId="1410E941" w16cid:durableId="25E81338"/>
  <w16cid:commentId w16cid:paraId="4AA0CD6B" w16cid:durableId="25E2D52A"/>
  <w16cid:commentId w16cid:paraId="15F55B1D" w16cid:durableId="25E7789C"/>
  <w16cid:commentId w16cid:paraId="6BE16513" w16cid:durableId="25E2D527"/>
  <w16cid:commentId w16cid:paraId="08C2CC8E" w16cid:durableId="25E773A0"/>
  <w16cid:commentId w16cid:paraId="00B527D4" w16cid:durableId="25E2D529"/>
  <w16cid:commentId w16cid:paraId="40C59DA6" w16cid:durableId="25E779B1"/>
  <w16cid:commentId w16cid:paraId="4C7415C9" w16cid:durableId="25E2D53D"/>
  <w16cid:commentId w16cid:paraId="775ED234" w16cid:durableId="25E57C8C"/>
  <w16cid:commentId w16cid:paraId="3E5B5AA9" w16cid:durableId="25E2D53E"/>
  <w16cid:commentId w16cid:paraId="51B1C8D4" w16cid:durableId="25E5B067"/>
  <w16cid:commentId w16cid:paraId="2BCB9120" w16cid:durableId="25E2D540"/>
  <w16cid:commentId w16cid:paraId="66EB5638" w16cid:durableId="25E5DC7A"/>
  <w16cid:commentId w16cid:paraId="7AEC7B27" w16cid:durableId="25E2D541"/>
  <w16cid:commentId w16cid:paraId="7D7B0C7B" w16cid:durableId="25E70A58"/>
  <w16cid:commentId w16cid:paraId="16F8C678" w16cid:durableId="25EDA826"/>
  <w16cid:commentId w16cid:paraId="1198CD60" w16cid:durableId="25EDBE87"/>
  <w16cid:commentId w16cid:paraId="33B2841A" w16cid:durableId="25ED6209"/>
  <w16cid:commentId w16cid:paraId="4AAEEE7E" w16cid:durableId="25ED6208"/>
  <w16cid:commentId w16cid:paraId="4D0FD406" w16cid:durableId="25F44547"/>
  <w16cid:commentId w16cid:paraId="0BE8EFEA" w16cid:durableId="25F5AA69"/>
  <w16cid:commentId w16cid:paraId="72B44D6E" w16cid:durableId="25E2D569"/>
  <w16cid:commentId w16cid:paraId="0A0B7B9C" w16cid:durableId="25E2D56A"/>
  <w16cid:commentId w16cid:paraId="22CF2396" w16cid:durableId="25E33F73"/>
  <w16cid:commentId w16cid:paraId="18FFC14C" w16cid:durableId="2255D9F7"/>
  <w16cid:commentId w16cid:paraId="0C0AA530" w16cid:durableId="31607E29"/>
  <w16cid:commentId w16cid:paraId="15850DCB" w16cid:durableId="74AC688D"/>
  <w16cid:commentId w16cid:paraId="011F910D" w16cid:durableId="69196D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827DE" w:rsidRDefault="00F827DE" w14:paraId="4CDAF0B8" w14:textId="77777777">
      <w:pPr>
        <w:spacing w:before="0" w:line="240" w:lineRule="auto"/>
      </w:pPr>
      <w:r>
        <w:separator/>
      </w:r>
    </w:p>
  </w:endnote>
  <w:endnote w:type="continuationSeparator" w:id="0">
    <w:p w:rsidR="00F827DE" w:rsidRDefault="00F827DE" w14:paraId="059E241C" w14:textId="77777777">
      <w:pPr>
        <w:spacing w:before="0" w:line="240" w:lineRule="auto"/>
      </w:pPr>
      <w:r>
        <w:continuationSeparator/>
      </w:r>
    </w:p>
  </w:endnote>
  <w:endnote w:type="continuationNotice" w:id="1">
    <w:p w:rsidR="00F827DE" w:rsidRDefault="00F827DE" w14:paraId="78896106"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827DE" w:rsidRDefault="00F827DE" w14:paraId="2BB7E955" w14:textId="77777777">
      <w:pPr>
        <w:spacing w:before="0" w:line="240" w:lineRule="auto"/>
      </w:pPr>
      <w:r>
        <w:separator/>
      </w:r>
    </w:p>
  </w:footnote>
  <w:footnote w:type="continuationSeparator" w:id="0">
    <w:p w:rsidR="00F827DE" w:rsidRDefault="00F827DE" w14:paraId="2D404044" w14:textId="77777777">
      <w:pPr>
        <w:spacing w:before="0" w:line="240" w:lineRule="auto"/>
      </w:pPr>
      <w:r>
        <w:continuationSeparator/>
      </w:r>
    </w:p>
  </w:footnote>
  <w:footnote w:type="continuationNotice" w:id="1">
    <w:p w:rsidR="00F827DE" w:rsidRDefault="00F827DE" w14:paraId="0FD4C00A" w14:textId="77777777">
      <w:pPr>
        <w:spacing w:before="0" w:line="240" w:lineRule="auto"/>
      </w:pPr>
    </w:p>
  </w:footnote>
  <w:footnote w:id="2">
    <w:p w:rsidR="00825DAF" w:rsidP="00EE41A1" w:rsidRDefault="00825DAF" w14:paraId="59FCD01E" w14:textId="3572178E">
      <w:pPr>
        <w:pStyle w:val="FootnoteText"/>
      </w:pPr>
      <w:r w:rsidRPr="00421273">
        <w:rPr>
          <w:rStyle w:val="FootnoteReference"/>
        </w:rPr>
        <w:footnoteRef/>
      </w:r>
      <w:r>
        <w:t xml:space="preserve"> </w:t>
      </w:r>
      <w:hyperlink w:history="1" r:id="rId1">
        <w:r w:rsidRPr="002C1235">
          <w:rPr>
            <w:rStyle w:val="Hyperlink"/>
          </w:rPr>
          <w:t>https://floodlist.com/</w:t>
        </w:r>
      </w:hyperlink>
    </w:p>
  </w:footnote>
  <w:footnote w:id="3">
    <w:p w:rsidR="00825DAF" w:rsidP="00825DAF" w:rsidRDefault="00825DAF" w14:paraId="52C8F5A0" w14:textId="77777777">
      <w:pPr>
        <w:pStyle w:val="FootnoteText"/>
      </w:pPr>
      <w:r w:rsidRPr="00421273">
        <w:rPr>
          <w:rStyle w:val="FootnoteReference"/>
        </w:rPr>
        <w:footnoteRef/>
      </w:r>
      <w:r>
        <w:t xml:space="preserve"> </w:t>
      </w:r>
      <w:hyperlink w:history="1" r:id="rId2">
        <w:r w:rsidRPr="002C1235">
          <w:rPr>
            <w:rStyle w:val="Hyperlink"/>
          </w:rPr>
          <w:t>https://reliefweb.int/disasters</w:t>
        </w:r>
      </w:hyperlink>
    </w:p>
  </w:footnote>
  <w:footnote w:id="4">
    <w:p w:rsidR="00B0479A" w:rsidP="00B0479A" w:rsidRDefault="00B0479A" w14:paraId="050ADFD3" w14:textId="77777777">
      <w:pPr>
        <w:pStyle w:val="FootnoteText"/>
      </w:pPr>
      <w:r w:rsidRPr="00421273">
        <w:rPr>
          <w:rStyle w:val="FootnoteReference"/>
        </w:rPr>
        <w:footnoteRef/>
      </w:r>
      <w:r>
        <w:t xml:space="preserve"> </w:t>
      </w:r>
      <w:hyperlink w:history="1" r:id="rId3">
        <w:r w:rsidRPr="00102362">
          <w:rPr>
            <w:rStyle w:val="Hyperlink"/>
          </w:rPr>
          <w:t>https://www.ecmwf.int/en/forecasts/about-our-forecasts/evolution-ifs/cycles/summary-cycle-46r1</w:t>
        </w:r>
      </w:hyperlink>
    </w:p>
  </w:footnote>
  <w:footnote w:id="5">
    <w:p w:rsidR="00774E2B" w:rsidP="00774E2B" w:rsidRDefault="00774E2B" w14:paraId="03A94CD6" w14:textId="77777777">
      <w:pPr>
        <w:pStyle w:val="FootnoteText"/>
      </w:pPr>
      <w:r w:rsidRPr="00421273">
        <w:rPr>
          <w:rStyle w:val="FootnoteReference"/>
        </w:rPr>
        <w:footnoteRef/>
      </w:r>
      <w:r>
        <w:t xml:space="preserve"> </w:t>
      </w:r>
      <w:hyperlink w:history="1" r:id="rId4">
        <w:r w:rsidRPr="00102362">
          <w:rPr>
            <w:rStyle w:val="Hyperlink"/>
          </w:rPr>
          <w:t>https://www.ecmwf.int/en/forecasts/about-our-forecasts/evolution-ifs/cycles/summary-cycle-47r1</w:t>
        </w:r>
      </w:hyperlink>
    </w:p>
  </w:footnote>
  <w:footnote w:id="6">
    <w:p w:rsidR="00C654AC" w:rsidP="00C654AC" w:rsidRDefault="00325FF3" w14:paraId="4315246B" w14:textId="4B7CDB8B">
      <w:pPr>
        <w:pStyle w:val="FootnoteText"/>
        <w:jc w:val="left"/>
      </w:pPr>
      <w:r>
        <w:rPr>
          <w:rStyle w:val="FootnoteReference"/>
        </w:rPr>
        <w:footnoteRef/>
      </w:r>
      <w:r w:rsidR="00C654AC">
        <w:t xml:space="preserve"> </w:t>
      </w:r>
      <w:r w:rsidRPr="00C654AC" w:rsidR="00C654AC">
        <w:t>https://www.pichinchacomunicaciones.com.ec/lluvias-causan-desborde-de-rios-e-inundaciones-en-varias-provincias/</w:t>
      </w:r>
    </w:p>
  </w:footnote>
  <w:footnote w:id="7">
    <w:p w:rsidR="00EF404C" w:rsidP="00EF404C" w:rsidRDefault="00EF404C" w14:paraId="1145B1B0" w14:textId="30F19249">
      <w:pPr>
        <w:pStyle w:val="FootnoteText"/>
      </w:pPr>
      <w:r>
        <w:rPr>
          <w:rStyle w:val="FootnoteReference"/>
        </w:rPr>
        <w:footnoteRef/>
      </w:r>
      <w:r>
        <w:t xml:space="preserve"> </w:t>
      </w:r>
      <w:r w:rsidRPr="00EF404C">
        <w:t>https://www.wunderground.com/history/daily/SEGU/date/2021-3-8</w:t>
      </w:r>
    </w:p>
  </w:footnote>
  <w:footnote w:id="8">
    <w:p w:rsidR="00AF2CAC" w:rsidP="00AF2CAC" w:rsidRDefault="00AF2CAC" w14:paraId="5E9ABF69" w14:textId="77777777">
      <w:pPr>
        <w:pStyle w:val="FootnoteText"/>
        <w:jc w:val="left"/>
      </w:pPr>
      <w:r w:rsidRPr="00FC0B93">
        <w:rPr>
          <w:rStyle w:val="FootnoteReference"/>
        </w:rPr>
        <w:footnoteRef/>
      </w:r>
      <w:r>
        <w:t xml:space="preserve"> </w:t>
      </w:r>
      <w:r w:rsidRPr="00D745D7">
        <w:t>https://www.eluniverso.com/guayaquil/comunidad/la-mayor-lluvia-del-2021-en-guayaquil-provoco-afectaciones-en-64-zonas-entre-inundaciones-arboles-caidos-canales-rebosados-y-otros-nota/</w:t>
      </w:r>
    </w:p>
  </w:footnote>
  <w:footnote w:id="9">
    <w:p w:rsidR="00411630" w:rsidP="00411630" w:rsidRDefault="00411630" w14:paraId="72E5BB24" w14:textId="77777777">
      <w:pPr>
        <w:pStyle w:val="FootnoteText"/>
        <w:jc w:val="left"/>
      </w:pPr>
      <w:r>
        <w:rPr>
          <w:rStyle w:val="FootnoteReference"/>
        </w:rPr>
        <w:footnoteRef/>
      </w:r>
      <w:r>
        <w:t xml:space="preserve"> </w:t>
      </w:r>
      <w:r w:rsidRPr="00411630">
        <w:rPr>
          <w:bdr w:val="none" w:color="auto" w:sz="0" w:space="0" w:frame="1"/>
          <w:shd w:val="clear" w:color="auto" w:fill="FFFFFF"/>
        </w:rPr>
        <w:t>https://www.cpc.ncep.noaa.gov/products/precip/CWlink/MJO/ARCHIVE/PDF/mjo_evol-status-fcsts-20210315.pdf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4821"/>
      <w:gridCol w:w="4807"/>
    </w:tblGrid>
    <w:tr w:rsidR="009E367A" w:rsidTr="009E367A" w14:paraId="1C037187" w14:textId="77777777">
      <w:tc>
        <w:tcPr>
          <w:tcW w:w="4821" w:type="dxa"/>
          <w:tcBorders>
            <w:top w:val="nil"/>
            <w:left w:val="nil"/>
            <w:bottom w:val="single" w:color="auto" w:sz="4" w:space="0"/>
            <w:right w:val="nil"/>
          </w:tcBorders>
        </w:tcPr>
        <w:p w:rsidR="00BC0529" w:rsidP="00E54A05" w:rsidRDefault="00BC0529" w14:paraId="0095AC86" w14:textId="552D46A7">
          <w:pPr>
            <w:pStyle w:val="Header"/>
            <w:ind w:firstLine="0"/>
          </w:pPr>
          <w:r>
            <w:t>PILLOSU ET AL. 2022</w:t>
          </w:r>
        </w:p>
      </w:tc>
      <w:tc>
        <w:tcPr>
          <w:tcW w:w="4807" w:type="dxa"/>
          <w:tcBorders>
            <w:top w:val="nil"/>
            <w:left w:val="nil"/>
            <w:bottom w:val="single" w:color="auto" w:sz="4" w:space="0"/>
            <w:right w:val="nil"/>
          </w:tcBorders>
        </w:tcPr>
        <w:p w:rsidRPr="00BC0529" w:rsidR="00BC0529" w:rsidP="00BC0529" w:rsidRDefault="00BC0529" w14:paraId="09083C71" w14:textId="17CEE8D8">
          <w:pPr>
            <w:pStyle w:val="Header"/>
            <w:tabs>
              <w:tab w:val="clear" w:pos="4513"/>
              <w:tab w:val="center" w:pos="4592"/>
            </w:tabs>
            <w:ind w:firstLine="0"/>
            <w:jc w:val="right"/>
          </w:pPr>
          <w:r w:rsidRPr="00BC0529">
            <w:fldChar w:fldCharType="begin"/>
          </w:r>
          <w:r w:rsidRPr="00BC0529">
            <w:instrText xml:space="preserve"> PAGE  \* Arabic  \* MERGEFORMAT </w:instrText>
          </w:r>
          <w:r w:rsidRPr="00BC0529">
            <w:fldChar w:fldCharType="separate"/>
          </w:r>
          <w:r w:rsidRPr="00BC0529">
            <w:rPr>
              <w:noProof/>
            </w:rPr>
            <w:t>1</w:t>
          </w:r>
          <w:r w:rsidRPr="00BC0529">
            <w:fldChar w:fldCharType="end"/>
          </w:r>
          <w:r w:rsidRPr="00BC0529">
            <w:t xml:space="preserve"> of </w:t>
          </w:r>
          <w:r w:rsidR="00BB64F5">
            <w:fldChar w:fldCharType="begin"/>
          </w:r>
          <w:r w:rsidR="00BB64F5">
            <w:instrText xml:space="preserve"> NUMPAGES  \* Arabic  \* MERGEFORMAT </w:instrText>
          </w:r>
          <w:r w:rsidR="00BB64F5">
            <w:fldChar w:fldCharType="separate"/>
          </w:r>
          <w:r w:rsidRPr="00BC0529">
            <w:rPr>
              <w:noProof/>
            </w:rPr>
            <w:t>2</w:t>
          </w:r>
          <w:r w:rsidR="00BB64F5">
            <w:rPr>
              <w:noProof/>
            </w:rPr>
            <w:fldChar w:fldCharType="end"/>
          </w:r>
        </w:p>
      </w:tc>
    </w:tr>
  </w:tbl>
  <w:p w:rsidR="00E54A05" w:rsidP="00BC0529" w:rsidRDefault="00E54A05" w14:paraId="7CF52B78" w14:textId="04434913">
    <w:pPr>
      <w:pStyle w:val="Header"/>
      <w:ind w:firstLine="0"/>
    </w:pPr>
  </w:p>
  <w:p w:rsidRPr="00E54A05" w:rsidR="009E367A" w:rsidP="00BC0529" w:rsidRDefault="009E367A" w14:paraId="7DC4AC07" w14:textId="7777777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41C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CE0C3A"/>
    <w:multiLevelType w:val="hybridMultilevel"/>
    <w:tmpl w:val="8DD6D3A4"/>
    <w:lvl w:ilvl="0" w:tplc="08090001">
      <w:start w:val="1"/>
      <w:numFmt w:val="bullet"/>
      <w:lvlText w:val=""/>
      <w:lvlJc w:val="left"/>
      <w:pPr>
        <w:ind w:left="1004" w:hanging="360"/>
      </w:pPr>
      <w:rPr>
        <w:rFonts w:hint="default" w:ascii="Symbol" w:hAnsi="Symbol"/>
      </w:rPr>
    </w:lvl>
    <w:lvl w:ilvl="1" w:tplc="08090003" w:tentative="1">
      <w:start w:val="1"/>
      <w:numFmt w:val="bullet"/>
      <w:lvlText w:val="o"/>
      <w:lvlJc w:val="left"/>
      <w:pPr>
        <w:ind w:left="1724" w:hanging="360"/>
      </w:pPr>
      <w:rPr>
        <w:rFonts w:hint="default" w:ascii="Courier New" w:hAnsi="Courier New" w:cs="Courier New"/>
      </w:rPr>
    </w:lvl>
    <w:lvl w:ilvl="2" w:tplc="08090005" w:tentative="1">
      <w:start w:val="1"/>
      <w:numFmt w:val="bullet"/>
      <w:lvlText w:val=""/>
      <w:lvlJc w:val="left"/>
      <w:pPr>
        <w:ind w:left="2444" w:hanging="360"/>
      </w:pPr>
      <w:rPr>
        <w:rFonts w:hint="default" w:ascii="Wingdings" w:hAnsi="Wingdings"/>
      </w:rPr>
    </w:lvl>
    <w:lvl w:ilvl="3" w:tplc="08090001" w:tentative="1">
      <w:start w:val="1"/>
      <w:numFmt w:val="bullet"/>
      <w:lvlText w:val=""/>
      <w:lvlJc w:val="left"/>
      <w:pPr>
        <w:ind w:left="3164" w:hanging="360"/>
      </w:pPr>
      <w:rPr>
        <w:rFonts w:hint="default" w:ascii="Symbol" w:hAnsi="Symbol"/>
      </w:rPr>
    </w:lvl>
    <w:lvl w:ilvl="4" w:tplc="08090003" w:tentative="1">
      <w:start w:val="1"/>
      <w:numFmt w:val="bullet"/>
      <w:lvlText w:val="o"/>
      <w:lvlJc w:val="left"/>
      <w:pPr>
        <w:ind w:left="3884" w:hanging="360"/>
      </w:pPr>
      <w:rPr>
        <w:rFonts w:hint="default" w:ascii="Courier New" w:hAnsi="Courier New" w:cs="Courier New"/>
      </w:rPr>
    </w:lvl>
    <w:lvl w:ilvl="5" w:tplc="08090005" w:tentative="1">
      <w:start w:val="1"/>
      <w:numFmt w:val="bullet"/>
      <w:lvlText w:val=""/>
      <w:lvlJc w:val="left"/>
      <w:pPr>
        <w:ind w:left="4604" w:hanging="360"/>
      </w:pPr>
      <w:rPr>
        <w:rFonts w:hint="default" w:ascii="Wingdings" w:hAnsi="Wingdings"/>
      </w:rPr>
    </w:lvl>
    <w:lvl w:ilvl="6" w:tplc="08090001" w:tentative="1">
      <w:start w:val="1"/>
      <w:numFmt w:val="bullet"/>
      <w:lvlText w:val=""/>
      <w:lvlJc w:val="left"/>
      <w:pPr>
        <w:ind w:left="5324" w:hanging="360"/>
      </w:pPr>
      <w:rPr>
        <w:rFonts w:hint="default" w:ascii="Symbol" w:hAnsi="Symbol"/>
      </w:rPr>
    </w:lvl>
    <w:lvl w:ilvl="7" w:tplc="08090003" w:tentative="1">
      <w:start w:val="1"/>
      <w:numFmt w:val="bullet"/>
      <w:lvlText w:val="o"/>
      <w:lvlJc w:val="left"/>
      <w:pPr>
        <w:ind w:left="6044" w:hanging="360"/>
      </w:pPr>
      <w:rPr>
        <w:rFonts w:hint="default" w:ascii="Courier New" w:hAnsi="Courier New" w:cs="Courier New"/>
      </w:rPr>
    </w:lvl>
    <w:lvl w:ilvl="8" w:tplc="08090005" w:tentative="1">
      <w:start w:val="1"/>
      <w:numFmt w:val="bullet"/>
      <w:lvlText w:val=""/>
      <w:lvlJc w:val="left"/>
      <w:pPr>
        <w:ind w:left="6764" w:hanging="360"/>
      </w:pPr>
      <w:rPr>
        <w:rFonts w:hint="default" w:ascii="Wingdings" w:hAnsi="Wingdings"/>
      </w:rPr>
    </w:lvl>
  </w:abstractNum>
  <w:abstractNum w:abstractNumId="2" w15:restartNumberingAfterBreak="0">
    <w:nsid w:val="26094DD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C82CC0"/>
    <w:multiLevelType w:val="hybridMultilevel"/>
    <w:tmpl w:val="93E66294"/>
    <w:lvl w:ilvl="0" w:tplc="08090001">
      <w:start w:val="1"/>
      <w:numFmt w:val="bullet"/>
      <w:lvlText w:val=""/>
      <w:lvlJc w:val="left"/>
      <w:pPr>
        <w:ind w:left="1004" w:hanging="360"/>
      </w:pPr>
      <w:rPr>
        <w:rFonts w:hint="default" w:ascii="Symbol" w:hAnsi="Symbol"/>
      </w:rPr>
    </w:lvl>
    <w:lvl w:ilvl="1" w:tplc="08090003" w:tentative="1">
      <w:start w:val="1"/>
      <w:numFmt w:val="bullet"/>
      <w:lvlText w:val="o"/>
      <w:lvlJc w:val="left"/>
      <w:pPr>
        <w:ind w:left="1724" w:hanging="360"/>
      </w:pPr>
      <w:rPr>
        <w:rFonts w:hint="default" w:ascii="Courier New" w:hAnsi="Courier New" w:cs="Courier New"/>
      </w:rPr>
    </w:lvl>
    <w:lvl w:ilvl="2" w:tplc="08090005" w:tentative="1">
      <w:start w:val="1"/>
      <w:numFmt w:val="bullet"/>
      <w:lvlText w:val=""/>
      <w:lvlJc w:val="left"/>
      <w:pPr>
        <w:ind w:left="2444" w:hanging="360"/>
      </w:pPr>
      <w:rPr>
        <w:rFonts w:hint="default" w:ascii="Wingdings" w:hAnsi="Wingdings"/>
      </w:rPr>
    </w:lvl>
    <w:lvl w:ilvl="3" w:tplc="08090001" w:tentative="1">
      <w:start w:val="1"/>
      <w:numFmt w:val="bullet"/>
      <w:lvlText w:val=""/>
      <w:lvlJc w:val="left"/>
      <w:pPr>
        <w:ind w:left="3164" w:hanging="360"/>
      </w:pPr>
      <w:rPr>
        <w:rFonts w:hint="default" w:ascii="Symbol" w:hAnsi="Symbol"/>
      </w:rPr>
    </w:lvl>
    <w:lvl w:ilvl="4" w:tplc="08090003" w:tentative="1">
      <w:start w:val="1"/>
      <w:numFmt w:val="bullet"/>
      <w:lvlText w:val="o"/>
      <w:lvlJc w:val="left"/>
      <w:pPr>
        <w:ind w:left="3884" w:hanging="360"/>
      </w:pPr>
      <w:rPr>
        <w:rFonts w:hint="default" w:ascii="Courier New" w:hAnsi="Courier New" w:cs="Courier New"/>
      </w:rPr>
    </w:lvl>
    <w:lvl w:ilvl="5" w:tplc="08090005" w:tentative="1">
      <w:start w:val="1"/>
      <w:numFmt w:val="bullet"/>
      <w:lvlText w:val=""/>
      <w:lvlJc w:val="left"/>
      <w:pPr>
        <w:ind w:left="4604" w:hanging="360"/>
      </w:pPr>
      <w:rPr>
        <w:rFonts w:hint="default" w:ascii="Wingdings" w:hAnsi="Wingdings"/>
      </w:rPr>
    </w:lvl>
    <w:lvl w:ilvl="6" w:tplc="08090001" w:tentative="1">
      <w:start w:val="1"/>
      <w:numFmt w:val="bullet"/>
      <w:lvlText w:val=""/>
      <w:lvlJc w:val="left"/>
      <w:pPr>
        <w:ind w:left="5324" w:hanging="360"/>
      </w:pPr>
      <w:rPr>
        <w:rFonts w:hint="default" w:ascii="Symbol" w:hAnsi="Symbol"/>
      </w:rPr>
    </w:lvl>
    <w:lvl w:ilvl="7" w:tplc="08090003" w:tentative="1">
      <w:start w:val="1"/>
      <w:numFmt w:val="bullet"/>
      <w:lvlText w:val="o"/>
      <w:lvlJc w:val="left"/>
      <w:pPr>
        <w:ind w:left="6044" w:hanging="360"/>
      </w:pPr>
      <w:rPr>
        <w:rFonts w:hint="default" w:ascii="Courier New" w:hAnsi="Courier New" w:cs="Courier New"/>
      </w:rPr>
    </w:lvl>
    <w:lvl w:ilvl="8" w:tplc="08090005" w:tentative="1">
      <w:start w:val="1"/>
      <w:numFmt w:val="bullet"/>
      <w:lvlText w:val=""/>
      <w:lvlJc w:val="left"/>
      <w:pPr>
        <w:ind w:left="6764" w:hanging="360"/>
      </w:pPr>
      <w:rPr>
        <w:rFonts w:hint="default" w:ascii="Wingdings" w:hAnsi="Wingdings"/>
      </w:rPr>
    </w:lvl>
  </w:abstractNum>
  <w:abstractNum w:abstractNumId="4" w15:restartNumberingAfterBreak="0">
    <w:nsid w:val="36F875B3"/>
    <w:multiLevelType w:val="hybridMultilevel"/>
    <w:tmpl w:val="3DBA80A8"/>
    <w:lvl w:ilvl="0" w:tplc="74AEC93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D56DDC"/>
    <w:multiLevelType w:val="multilevel"/>
    <w:tmpl w:val="DA7ECB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26481A"/>
    <w:multiLevelType w:val="hybridMultilevel"/>
    <w:tmpl w:val="8AA0AC3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57DA1C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FCD7D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2D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9"/>
  </w:num>
  <w:num w:numId="5">
    <w:abstractNumId w:val="0"/>
  </w:num>
  <w:num w:numId="6">
    <w:abstractNumId w:val="2"/>
  </w:num>
  <w:num w:numId="7">
    <w:abstractNumId w:val="7"/>
  </w:num>
  <w:num w:numId="8">
    <w:abstractNumId w:val="3"/>
  </w:num>
  <w:num w:numId="9">
    <w:abstractNumId w:val="1"/>
  </w:num>
  <w:num w:numId="10">
    <w:abstractNumId w:val="6"/>
  </w:num>
</w:numbering>
</file>

<file path=word/people.xml><?xml version="1.0" encoding="utf-8"?>
<w15:people xmlns:mc="http://schemas.openxmlformats.org/markup-compatibility/2006" xmlns:w15="http://schemas.microsoft.com/office/word/2012/wordml" mc:Ignorable="w15">
  <w15:person w15:author="Fatima Pillosu">
    <w15:presenceInfo w15:providerId="Windows Live" w15:userId="a6295d4dc9e22643"/>
  </w15:person>
  <w15:person w15:author="Christel Prudhomme">
    <w15:presenceInfo w15:providerId="AD" w15:userId="S::Christel.Prudhomme@ecmwf.int::ac45beae-7560-49ff-9c83-98abe99fbd58"/>
  </w15:person>
  <w15:person w15:author="Guest User">
    <w15:presenceInfo w15:providerId="Windows Live" w15:userI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GEgYWpham5oZGhko6SsGpxcWZ+XkgBYbGtQB714l8LQAAAA=="/>
  </w:docVars>
  <w:rsids>
    <w:rsidRoot w:val="002317D9"/>
    <w:rsid w:val="00000F12"/>
    <w:rsid w:val="00001C0B"/>
    <w:rsid w:val="00001FA0"/>
    <w:rsid w:val="000032D0"/>
    <w:rsid w:val="00004628"/>
    <w:rsid w:val="00004679"/>
    <w:rsid w:val="00004BC7"/>
    <w:rsid w:val="00004ED2"/>
    <w:rsid w:val="00005745"/>
    <w:rsid w:val="00005B36"/>
    <w:rsid w:val="000062D5"/>
    <w:rsid w:val="00006931"/>
    <w:rsid w:val="0000724A"/>
    <w:rsid w:val="000077FD"/>
    <w:rsid w:val="000111FD"/>
    <w:rsid w:val="000113E1"/>
    <w:rsid w:val="00011F7A"/>
    <w:rsid w:val="00012C44"/>
    <w:rsid w:val="00013187"/>
    <w:rsid w:val="000134AB"/>
    <w:rsid w:val="000144C1"/>
    <w:rsid w:val="00014F8F"/>
    <w:rsid w:val="000151C8"/>
    <w:rsid w:val="00015462"/>
    <w:rsid w:val="00015ED3"/>
    <w:rsid w:val="000165D6"/>
    <w:rsid w:val="00016A31"/>
    <w:rsid w:val="0002097D"/>
    <w:rsid w:val="000209DE"/>
    <w:rsid w:val="00020AF6"/>
    <w:rsid w:val="00020C54"/>
    <w:rsid w:val="000213E0"/>
    <w:rsid w:val="00021552"/>
    <w:rsid w:val="000221AC"/>
    <w:rsid w:val="00022805"/>
    <w:rsid w:val="00023720"/>
    <w:rsid w:val="000239BA"/>
    <w:rsid w:val="00025F62"/>
    <w:rsid w:val="00027055"/>
    <w:rsid w:val="0002786A"/>
    <w:rsid w:val="00031269"/>
    <w:rsid w:val="0003178A"/>
    <w:rsid w:val="00031E18"/>
    <w:rsid w:val="00033CA0"/>
    <w:rsid w:val="00033F4E"/>
    <w:rsid w:val="00035428"/>
    <w:rsid w:val="000426A5"/>
    <w:rsid w:val="00042B97"/>
    <w:rsid w:val="00044490"/>
    <w:rsid w:val="00044780"/>
    <w:rsid w:val="00044A89"/>
    <w:rsid w:val="00044D6D"/>
    <w:rsid w:val="00044EEF"/>
    <w:rsid w:val="00045B14"/>
    <w:rsid w:val="00045F9B"/>
    <w:rsid w:val="000461B8"/>
    <w:rsid w:val="0004628C"/>
    <w:rsid w:val="00046F0E"/>
    <w:rsid w:val="00051065"/>
    <w:rsid w:val="0005107D"/>
    <w:rsid w:val="0005136D"/>
    <w:rsid w:val="00051B10"/>
    <w:rsid w:val="00052DA3"/>
    <w:rsid w:val="00054501"/>
    <w:rsid w:val="00054882"/>
    <w:rsid w:val="00055978"/>
    <w:rsid w:val="00055EF7"/>
    <w:rsid w:val="00057261"/>
    <w:rsid w:val="00057518"/>
    <w:rsid w:val="0005772E"/>
    <w:rsid w:val="00057D4D"/>
    <w:rsid w:val="0006045F"/>
    <w:rsid w:val="00060A7B"/>
    <w:rsid w:val="000610FE"/>
    <w:rsid w:val="0006121E"/>
    <w:rsid w:val="00062243"/>
    <w:rsid w:val="0006253D"/>
    <w:rsid w:val="000627FB"/>
    <w:rsid w:val="00062C77"/>
    <w:rsid w:val="00062D94"/>
    <w:rsid w:val="000633E1"/>
    <w:rsid w:val="000642ED"/>
    <w:rsid w:val="000647B0"/>
    <w:rsid w:val="00064E61"/>
    <w:rsid w:val="000652BA"/>
    <w:rsid w:val="00066C2A"/>
    <w:rsid w:val="00066EAC"/>
    <w:rsid w:val="00067239"/>
    <w:rsid w:val="00067495"/>
    <w:rsid w:val="00067AC5"/>
    <w:rsid w:val="0007026C"/>
    <w:rsid w:val="000705B9"/>
    <w:rsid w:val="000729B6"/>
    <w:rsid w:val="00073850"/>
    <w:rsid w:val="00073B4B"/>
    <w:rsid w:val="000740E6"/>
    <w:rsid w:val="000746FD"/>
    <w:rsid w:val="00075435"/>
    <w:rsid w:val="00077528"/>
    <w:rsid w:val="00077F98"/>
    <w:rsid w:val="00080126"/>
    <w:rsid w:val="00080C74"/>
    <w:rsid w:val="0008159D"/>
    <w:rsid w:val="00082364"/>
    <w:rsid w:val="0008286C"/>
    <w:rsid w:val="00082908"/>
    <w:rsid w:val="000829A8"/>
    <w:rsid w:val="000831FD"/>
    <w:rsid w:val="00083576"/>
    <w:rsid w:val="0008456C"/>
    <w:rsid w:val="00086021"/>
    <w:rsid w:val="0008799E"/>
    <w:rsid w:val="00087F1F"/>
    <w:rsid w:val="000906B3"/>
    <w:rsid w:val="0009082C"/>
    <w:rsid w:val="00091B38"/>
    <w:rsid w:val="00091D49"/>
    <w:rsid w:val="0009200A"/>
    <w:rsid w:val="0009238E"/>
    <w:rsid w:val="000946B0"/>
    <w:rsid w:val="00094C26"/>
    <w:rsid w:val="0009563D"/>
    <w:rsid w:val="00095F8A"/>
    <w:rsid w:val="00096545"/>
    <w:rsid w:val="00096BEB"/>
    <w:rsid w:val="000970C9"/>
    <w:rsid w:val="00097E8A"/>
    <w:rsid w:val="000A0586"/>
    <w:rsid w:val="000A073D"/>
    <w:rsid w:val="000A089B"/>
    <w:rsid w:val="000A12CE"/>
    <w:rsid w:val="000A2955"/>
    <w:rsid w:val="000A31FF"/>
    <w:rsid w:val="000A4233"/>
    <w:rsid w:val="000A5062"/>
    <w:rsid w:val="000A5144"/>
    <w:rsid w:val="000A582A"/>
    <w:rsid w:val="000A6359"/>
    <w:rsid w:val="000A67C8"/>
    <w:rsid w:val="000A698D"/>
    <w:rsid w:val="000B1E94"/>
    <w:rsid w:val="000B2A48"/>
    <w:rsid w:val="000B3AD6"/>
    <w:rsid w:val="000B4A13"/>
    <w:rsid w:val="000B4EE2"/>
    <w:rsid w:val="000B50B3"/>
    <w:rsid w:val="000B61C1"/>
    <w:rsid w:val="000C0B5E"/>
    <w:rsid w:val="000C4483"/>
    <w:rsid w:val="000C4863"/>
    <w:rsid w:val="000C5511"/>
    <w:rsid w:val="000C5694"/>
    <w:rsid w:val="000C7194"/>
    <w:rsid w:val="000D02CB"/>
    <w:rsid w:val="000D0AA6"/>
    <w:rsid w:val="000D177A"/>
    <w:rsid w:val="000D1E3E"/>
    <w:rsid w:val="000D2505"/>
    <w:rsid w:val="000D2909"/>
    <w:rsid w:val="000D4BB8"/>
    <w:rsid w:val="000D5CF0"/>
    <w:rsid w:val="000D6042"/>
    <w:rsid w:val="000D6D8E"/>
    <w:rsid w:val="000D76F9"/>
    <w:rsid w:val="000D7A5E"/>
    <w:rsid w:val="000D7D20"/>
    <w:rsid w:val="000E118D"/>
    <w:rsid w:val="000E1957"/>
    <w:rsid w:val="000E19E3"/>
    <w:rsid w:val="000E1FAB"/>
    <w:rsid w:val="000E23F9"/>
    <w:rsid w:val="000E2770"/>
    <w:rsid w:val="000E2BE1"/>
    <w:rsid w:val="000E2EF5"/>
    <w:rsid w:val="000E2F4E"/>
    <w:rsid w:val="000E3942"/>
    <w:rsid w:val="000E3CDE"/>
    <w:rsid w:val="000E455D"/>
    <w:rsid w:val="000E57B4"/>
    <w:rsid w:val="000E639A"/>
    <w:rsid w:val="000E76A4"/>
    <w:rsid w:val="000F1C22"/>
    <w:rsid w:val="000F24CC"/>
    <w:rsid w:val="000F2776"/>
    <w:rsid w:val="000F3141"/>
    <w:rsid w:val="000F39AD"/>
    <w:rsid w:val="000F4440"/>
    <w:rsid w:val="000F48CC"/>
    <w:rsid w:val="000F48DC"/>
    <w:rsid w:val="000F4DBD"/>
    <w:rsid w:val="000F4F2F"/>
    <w:rsid w:val="000F552E"/>
    <w:rsid w:val="000F6BE4"/>
    <w:rsid w:val="000F708C"/>
    <w:rsid w:val="000F7408"/>
    <w:rsid w:val="000F7730"/>
    <w:rsid w:val="000F7A8A"/>
    <w:rsid w:val="000F7BEF"/>
    <w:rsid w:val="0010053E"/>
    <w:rsid w:val="00100545"/>
    <w:rsid w:val="00100854"/>
    <w:rsid w:val="0010108E"/>
    <w:rsid w:val="00101313"/>
    <w:rsid w:val="001014E4"/>
    <w:rsid w:val="00101534"/>
    <w:rsid w:val="00102060"/>
    <w:rsid w:val="001022A9"/>
    <w:rsid w:val="001037CC"/>
    <w:rsid w:val="0010413A"/>
    <w:rsid w:val="001048DF"/>
    <w:rsid w:val="001058F8"/>
    <w:rsid w:val="00105E86"/>
    <w:rsid w:val="00105FCE"/>
    <w:rsid w:val="00107342"/>
    <w:rsid w:val="00110408"/>
    <w:rsid w:val="00110856"/>
    <w:rsid w:val="001108B7"/>
    <w:rsid w:val="00110C24"/>
    <w:rsid w:val="00112A52"/>
    <w:rsid w:val="0011319E"/>
    <w:rsid w:val="0011375C"/>
    <w:rsid w:val="00114561"/>
    <w:rsid w:val="001146EE"/>
    <w:rsid w:val="00114B90"/>
    <w:rsid w:val="00114D72"/>
    <w:rsid w:val="00115C89"/>
    <w:rsid w:val="00116AEF"/>
    <w:rsid w:val="00116FB1"/>
    <w:rsid w:val="00117080"/>
    <w:rsid w:val="001173E9"/>
    <w:rsid w:val="001203C3"/>
    <w:rsid w:val="0012076D"/>
    <w:rsid w:val="00121453"/>
    <w:rsid w:val="0012231E"/>
    <w:rsid w:val="00122B98"/>
    <w:rsid w:val="001230D0"/>
    <w:rsid w:val="00123939"/>
    <w:rsid w:val="001249EB"/>
    <w:rsid w:val="001256F4"/>
    <w:rsid w:val="00125C27"/>
    <w:rsid w:val="001268F8"/>
    <w:rsid w:val="00126C58"/>
    <w:rsid w:val="00126EE1"/>
    <w:rsid w:val="0013035C"/>
    <w:rsid w:val="001311F1"/>
    <w:rsid w:val="00131378"/>
    <w:rsid w:val="00132D0B"/>
    <w:rsid w:val="00133F43"/>
    <w:rsid w:val="00134D11"/>
    <w:rsid w:val="0013551F"/>
    <w:rsid w:val="00135AE9"/>
    <w:rsid w:val="001360A1"/>
    <w:rsid w:val="00137AE0"/>
    <w:rsid w:val="00140834"/>
    <w:rsid w:val="00141DBB"/>
    <w:rsid w:val="0014217E"/>
    <w:rsid w:val="00143BF5"/>
    <w:rsid w:val="00143E43"/>
    <w:rsid w:val="00144042"/>
    <w:rsid w:val="001441BB"/>
    <w:rsid w:val="00144E09"/>
    <w:rsid w:val="001452B8"/>
    <w:rsid w:val="00145DBD"/>
    <w:rsid w:val="0014611D"/>
    <w:rsid w:val="001461FF"/>
    <w:rsid w:val="00146892"/>
    <w:rsid w:val="00146B3E"/>
    <w:rsid w:val="001474D6"/>
    <w:rsid w:val="00147A74"/>
    <w:rsid w:val="001507E7"/>
    <w:rsid w:val="00150D50"/>
    <w:rsid w:val="00150E3B"/>
    <w:rsid w:val="00151D2F"/>
    <w:rsid w:val="00152C07"/>
    <w:rsid w:val="001535E1"/>
    <w:rsid w:val="001538F5"/>
    <w:rsid w:val="0015391E"/>
    <w:rsid w:val="001548EC"/>
    <w:rsid w:val="00154A2A"/>
    <w:rsid w:val="00154CBA"/>
    <w:rsid w:val="001550DB"/>
    <w:rsid w:val="00155242"/>
    <w:rsid w:val="00155716"/>
    <w:rsid w:val="00155BF8"/>
    <w:rsid w:val="00155DA8"/>
    <w:rsid w:val="0015609C"/>
    <w:rsid w:val="00157BDC"/>
    <w:rsid w:val="001608E9"/>
    <w:rsid w:val="00160909"/>
    <w:rsid w:val="001623D2"/>
    <w:rsid w:val="00163125"/>
    <w:rsid w:val="001635DE"/>
    <w:rsid w:val="0016408E"/>
    <w:rsid w:val="00164773"/>
    <w:rsid w:val="00166CC6"/>
    <w:rsid w:val="00170435"/>
    <w:rsid w:val="001708B8"/>
    <w:rsid w:val="00170E1F"/>
    <w:rsid w:val="00171751"/>
    <w:rsid w:val="00173C2C"/>
    <w:rsid w:val="001753DC"/>
    <w:rsid w:val="001755A4"/>
    <w:rsid w:val="00175916"/>
    <w:rsid w:val="00176733"/>
    <w:rsid w:val="00176F88"/>
    <w:rsid w:val="00177E33"/>
    <w:rsid w:val="00180E7E"/>
    <w:rsid w:val="0018176C"/>
    <w:rsid w:val="00182967"/>
    <w:rsid w:val="00183FB5"/>
    <w:rsid w:val="00184E6B"/>
    <w:rsid w:val="0018532A"/>
    <w:rsid w:val="00185CDF"/>
    <w:rsid w:val="00186015"/>
    <w:rsid w:val="00187495"/>
    <w:rsid w:val="001907D0"/>
    <w:rsid w:val="00190C1B"/>
    <w:rsid w:val="00191182"/>
    <w:rsid w:val="00191974"/>
    <w:rsid w:val="00191E27"/>
    <w:rsid w:val="001926D8"/>
    <w:rsid w:val="0019292B"/>
    <w:rsid w:val="001934E9"/>
    <w:rsid w:val="00193B4F"/>
    <w:rsid w:val="00193E1B"/>
    <w:rsid w:val="00194BE1"/>
    <w:rsid w:val="001963F0"/>
    <w:rsid w:val="00196AA5"/>
    <w:rsid w:val="00197754"/>
    <w:rsid w:val="001A0277"/>
    <w:rsid w:val="001A0975"/>
    <w:rsid w:val="001A1563"/>
    <w:rsid w:val="001A27EA"/>
    <w:rsid w:val="001A2812"/>
    <w:rsid w:val="001A488B"/>
    <w:rsid w:val="001A4A25"/>
    <w:rsid w:val="001A4C00"/>
    <w:rsid w:val="001A4D34"/>
    <w:rsid w:val="001A64BB"/>
    <w:rsid w:val="001A6B44"/>
    <w:rsid w:val="001A6CD4"/>
    <w:rsid w:val="001A7F1A"/>
    <w:rsid w:val="001B018F"/>
    <w:rsid w:val="001B043A"/>
    <w:rsid w:val="001B0634"/>
    <w:rsid w:val="001B3055"/>
    <w:rsid w:val="001B32C0"/>
    <w:rsid w:val="001B34F9"/>
    <w:rsid w:val="001B39BC"/>
    <w:rsid w:val="001B4415"/>
    <w:rsid w:val="001B4842"/>
    <w:rsid w:val="001B4B4C"/>
    <w:rsid w:val="001B5AD9"/>
    <w:rsid w:val="001C11FB"/>
    <w:rsid w:val="001C2F9A"/>
    <w:rsid w:val="001C356D"/>
    <w:rsid w:val="001C3E76"/>
    <w:rsid w:val="001C5F74"/>
    <w:rsid w:val="001C79C8"/>
    <w:rsid w:val="001D183B"/>
    <w:rsid w:val="001D1A87"/>
    <w:rsid w:val="001D2FF3"/>
    <w:rsid w:val="001D31E5"/>
    <w:rsid w:val="001D403C"/>
    <w:rsid w:val="001D6B2F"/>
    <w:rsid w:val="001D6B6D"/>
    <w:rsid w:val="001E0170"/>
    <w:rsid w:val="001E09C3"/>
    <w:rsid w:val="001E10B6"/>
    <w:rsid w:val="001E1344"/>
    <w:rsid w:val="001E1A6C"/>
    <w:rsid w:val="001E1C8F"/>
    <w:rsid w:val="001E351A"/>
    <w:rsid w:val="001E37B3"/>
    <w:rsid w:val="001E39BC"/>
    <w:rsid w:val="001E4D3A"/>
    <w:rsid w:val="001E51EC"/>
    <w:rsid w:val="001E6191"/>
    <w:rsid w:val="001F0228"/>
    <w:rsid w:val="001F0E4D"/>
    <w:rsid w:val="001F1123"/>
    <w:rsid w:val="001F25D2"/>
    <w:rsid w:val="001F2CB5"/>
    <w:rsid w:val="001F3A2A"/>
    <w:rsid w:val="001F3CA9"/>
    <w:rsid w:val="001F4685"/>
    <w:rsid w:val="001F4A18"/>
    <w:rsid w:val="001F4BB5"/>
    <w:rsid w:val="001F5811"/>
    <w:rsid w:val="001F5D4A"/>
    <w:rsid w:val="001F6446"/>
    <w:rsid w:val="00200396"/>
    <w:rsid w:val="002028BE"/>
    <w:rsid w:val="00202DC9"/>
    <w:rsid w:val="00203416"/>
    <w:rsid w:val="00203C24"/>
    <w:rsid w:val="00205420"/>
    <w:rsid w:val="00206114"/>
    <w:rsid w:val="0020691E"/>
    <w:rsid w:val="002071FD"/>
    <w:rsid w:val="0020760A"/>
    <w:rsid w:val="00207899"/>
    <w:rsid w:val="00207E94"/>
    <w:rsid w:val="00210084"/>
    <w:rsid w:val="00210498"/>
    <w:rsid w:val="002108FA"/>
    <w:rsid w:val="0021106F"/>
    <w:rsid w:val="00212DDF"/>
    <w:rsid w:val="00212E8B"/>
    <w:rsid w:val="00213CCC"/>
    <w:rsid w:val="00214B33"/>
    <w:rsid w:val="00216D1F"/>
    <w:rsid w:val="00216E62"/>
    <w:rsid w:val="002179D3"/>
    <w:rsid w:val="00217D14"/>
    <w:rsid w:val="00220F53"/>
    <w:rsid w:val="00221F80"/>
    <w:rsid w:val="00222659"/>
    <w:rsid w:val="002227EE"/>
    <w:rsid w:val="002234FB"/>
    <w:rsid w:val="00223F22"/>
    <w:rsid w:val="00224465"/>
    <w:rsid w:val="00225202"/>
    <w:rsid w:val="002259AC"/>
    <w:rsid w:val="00225ED2"/>
    <w:rsid w:val="00226153"/>
    <w:rsid w:val="0022639A"/>
    <w:rsid w:val="002278F3"/>
    <w:rsid w:val="00230B3A"/>
    <w:rsid w:val="002314DA"/>
    <w:rsid w:val="002317D9"/>
    <w:rsid w:val="002325C0"/>
    <w:rsid w:val="00232F0C"/>
    <w:rsid w:val="002337CF"/>
    <w:rsid w:val="002344DA"/>
    <w:rsid w:val="002348A4"/>
    <w:rsid w:val="002348C1"/>
    <w:rsid w:val="00235A74"/>
    <w:rsid w:val="002366A8"/>
    <w:rsid w:val="00236F74"/>
    <w:rsid w:val="00237121"/>
    <w:rsid w:val="002404EA"/>
    <w:rsid w:val="002413BB"/>
    <w:rsid w:val="00241C71"/>
    <w:rsid w:val="00242D2F"/>
    <w:rsid w:val="00242F01"/>
    <w:rsid w:val="00243C70"/>
    <w:rsid w:val="00244043"/>
    <w:rsid w:val="002442AE"/>
    <w:rsid w:val="00245746"/>
    <w:rsid w:val="00245F57"/>
    <w:rsid w:val="002465D8"/>
    <w:rsid w:val="00246C95"/>
    <w:rsid w:val="0025128B"/>
    <w:rsid w:val="0025145E"/>
    <w:rsid w:val="00251E3D"/>
    <w:rsid w:val="00252298"/>
    <w:rsid w:val="00253760"/>
    <w:rsid w:val="00253BD8"/>
    <w:rsid w:val="00254011"/>
    <w:rsid w:val="002559EC"/>
    <w:rsid w:val="00255DEB"/>
    <w:rsid w:val="00256288"/>
    <w:rsid w:val="0025674A"/>
    <w:rsid w:val="00257AC2"/>
    <w:rsid w:val="00257BDD"/>
    <w:rsid w:val="00260BF8"/>
    <w:rsid w:val="00261764"/>
    <w:rsid w:val="00262057"/>
    <w:rsid w:val="00262180"/>
    <w:rsid w:val="00262D53"/>
    <w:rsid w:val="00264023"/>
    <w:rsid w:val="00264672"/>
    <w:rsid w:val="002648C0"/>
    <w:rsid w:val="002653C8"/>
    <w:rsid w:val="002658E8"/>
    <w:rsid w:val="0026635B"/>
    <w:rsid w:val="0026686B"/>
    <w:rsid w:val="00267817"/>
    <w:rsid w:val="00267F13"/>
    <w:rsid w:val="00270364"/>
    <w:rsid w:val="00270D67"/>
    <w:rsid w:val="0027136E"/>
    <w:rsid w:val="00271C57"/>
    <w:rsid w:val="00271EA3"/>
    <w:rsid w:val="00272397"/>
    <w:rsid w:val="002741F4"/>
    <w:rsid w:val="002748E2"/>
    <w:rsid w:val="00274C9A"/>
    <w:rsid w:val="002769C9"/>
    <w:rsid w:val="00276F46"/>
    <w:rsid w:val="002805C6"/>
    <w:rsid w:val="00280C79"/>
    <w:rsid w:val="00283690"/>
    <w:rsid w:val="00284515"/>
    <w:rsid w:val="00284DD0"/>
    <w:rsid w:val="00285DEF"/>
    <w:rsid w:val="00287F43"/>
    <w:rsid w:val="002904DA"/>
    <w:rsid w:val="00291331"/>
    <w:rsid w:val="00292D10"/>
    <w:rsid w:val="0029340C"/>
    <w:rsid w:val="0029471A"/>
    <w:rsid w:val="00295F1B"/>
    <w:rsid w:val="00295F6F"/>
    <w:rsid w:val="0029781B"/>
    <w:rsid w:val="00297BE4"/>
    <w:rsid w:val="002A0180"/>
    <w:rsid w:val="002A0428"/>
    <w:rsid w:val="002A0978"/>
    <w:rsid w:val="002A1DCA"/>
    <w:rsid w:val="002A568C"/>
    <w:rsid w:val="002A60ED"/>
    <w:rsid w:val="002B0F7C"/>
    <w:rsid w:val="002B1091"/>
    <w:rsid w:val="002B17C4"/>
    <w:rsid w:val="002B1C56"/>
    <w:rsid w:val="002B1CBA"/>
    <w:rsid w:val="002B1EDF"/>
    <w:rsid w:val="002B2F35"/>
    <w:rsid w:val="002B320E"/>
    <w:rsid w:val="002B32BC"/>
    <w:rsid w:val="002B35F4"/>
    <w:rsid w:val="002B3DC6"/>
    <w:rsid w:val="002B3FB1"/>
    <w:rsid w:val="002B3FDD"/>
    <w:rsid w:val="002B4F98"/>
    <w:rsid w:val="002B53AA"/>
    <w:rsid w:val="002B5EFD"/>
    <w:rsid w:val="002B7320"/>
    <w:rsid w:val="002B7B16"/>
    <w:rsid w:val="002C070B"/>
    <w:rsid w:val="002C0C38"/>
    <w:rsid w:val="002C3FF2"/>
    <w:rsid w:val="002C4907"/>
    <w:rsid w:val="002C4C57"/>
    <w:rsid w:val="002D0614"/>
    <w:rsid w:val="002D2856"/>
    <w:rsid w:val="002D3202"/>
    <w:rsid w:val="002D3988"/>
    <w:rsid w:val="002D4678"/>
    <w:rsid w:val="002D4743"/>
    <w:rsid w:val="002D4B7F"/>
    <w:rsid w:val="002D4C85"/>
    <w:rsid w:val="002D613C"/>
    <w:rsid w:val="002D6414"/>
    <w:rsid w:val="002D6C64"/>
    <w:rsid w:val="002D71F1"/>
    <w:rsid w:val="002D7269"/>
    <w:rsid w:val="002D777B"/>
    <w:rsid w:val="002D7EEB"/>
    <w:rsid w:val="002E0272"/>
    <w:rsid w:val="002E058B"/>
    <w:rsid w:val="002E08E9"/>
    <w:rsid w:val="002E244D"/>
    <w:rsid w:val="002E2B2C"/>
    <w:rsid w:val="002E3773"/>
    <w:rsid w:val="002E4C1B"/>
    <w:rsid w:val="002E7948"/>
    <w:rsid w:val="002E7EB3"/>
    <w:rsid w:val="002F0113"/>
    <w:rsid w:val="002F063E"/>
    <w:rsid w:val="002F0E91"/>
    <w:rsid w:val="002F1CAA"/>
    <w:rsid w:val="002F3057"/>
    <w:rsid w:val="002F3BBA"/>
    <w:rsid w:val="002F4133"/>
    <w:rsid w:val="002F5CD5"/>
    <w:rsid w:val="002F5D1E"/>
    <w:rsid w:val="002F6192"/>
    <w:rsid w:val="002F6E16"/>
    <w:rsid w:val="002F6E21"/>
    <w:rsid w:val="002F78B6"/>
    <w:rsid w:val="0030045E"/>
    <w:rsid w:val="00300BA6"/>
    <w:rsid w:val="00300BE1"/>
    <w:rsid w:val="00303B2D"/>
    <w:rsid w:val="0030488E"/>
    <w:rsid w:val="00304970"/>
    <w:rsid w:val="00305570"/>
    <w:rsid w:val="00306EEC"/>
    <w:rsid w:val="003076FF"/>
    <w:rsid w:val="003079BE"/>
    <w:rsid w:val="0031060E"/>
    <w:rsid w:val="00310F0B"/>
    <w:rsid w:val="00311437"/>
    <w:rsid w:val="00312D44"/>
    <w:rsid w:val="00313832"/>
    <w:rsid w:val="00313C53"/>
    <w:rsid w:val="00313DDF"/>
    <w:rsid w:val="00314CEC"/>
    <w:rsid w:val="00315F88"/>
    <w:rsid w:val="003160FC"/>
    <w:rsid w:val="00316E70"/>
    <w:rsid w:val="00317361"/>
    <w:rsid w:val="00317F45"/>
    <w:rsid w:val="003203F3"/>
    <w:rsid w:val="003210CF"/>
    <w:rsid w:val="003218CE"/>
    <w:rsid w:val="00322209"/>
    <w:rsid w:val="003227FA"/>
    <w:rsid w:val="00323362"/>
    <w:rsid w:val="00323AC3"/>
    <w:rsid w:val="00325945"/>
    <w:rsid w:val="00325FF3"/>
    <w:rsid w:val="0032631D"/>
    <w:rsid w:val="00327A41"/>
    <w:rsid w:val="00327CCB"/>
    <w:rsid w:val="0033137C"/>
    <w:rsid w:val="003314FA"/>
    <w:rsid w:val="00331FE1"/>
    <w:rsid w:val="00334719"/>
    <w:rsid w:val="00335111"/>
    <w:rsid w:val="00336538"/>
    <w:rsid w:val="0033740D"/>
    <w:rsid w:val="00340193"/>
    <w:rsid w:val="00340422"/>
    <w:rsid w:val="003404E5"/>
    <w:rsid w:val="00340E52"/>
    <w:rsid w:val="003411A9"/>
    <w:rsid w:val="00341382"/>
    <w:rsid w:val="003414AC"/>
    <w:rsid w:val="00341ABB"/>
    <w:rsid w:val="00342374"/>
    <w:rsid w:val="0034274E"/>
    <w:rsid w:val="00342955"/>
    <w:rsid w:val="00342AC8"/>
    <w:rsid w:val="0034335D"/>
    <w:rsid w:val="00343B0E"/>
    <w:rsid w:val="0034463B"/>
    <w:rsid w:val="00345603"/>
    <w:rsid w:val="003463D5"/>
    <w:rsid w:val="00346579"/>
    <w:rsid w:val="00350290"/>
    <w:rsid w:val="0035029A"/>
    <w:rsid w:val="003515DA"/>
    <w:rsid w:val="0035163E"/>
    <w:rsid w:val="00351685"/>
    <w:rsid w:val="003520FA"/>
    <w:rsid w:val="00352586"/>
    <w:rsid w:val="00352A02"/>
    <w:rsid w:val="00352F70"/>
    <w:rsid w:val="00352F97"/>
    <w:rsid w:val="00354FF1"/>
    <w:rsid w:val="003551F6"/>
    <w:rsid w:val="00356323"/>
    <w:rsid w:val="003569EA"/>
    <w:rsid w:val="00356FB0"/>
    <w:rsid w:val="00357598"/>
    <w:rsid w:val="003600A7"/>
    <w:rsid w:val="00360F63"/>
    <w:rsid w:val="0036107C"/>
    <w:rsid w:val="0036187B"/>
    <w:rsid w:val="00361C9A"/>
    <w:rsid w:val="00362213"/>
    <w:rsid w:val="00363534"/>
    <w:rsid w:val="003644F2"/>
    <w:rsid w:val="003647FC"/>
    <w:rsid w:val="0036490A"/>
    <w:rsid w:val="00364CA7"/>
    <w:rsid w:val="00365749"/>
    <w:rsid w:val="00366897"/>
    <w:rsid w:val="00366AE3"/>
    <w:rsid w:val="00366E4A"/>
    <w:rsid w:val="00367329"/>
    <w:rsid w:val="00367BD4"/>
    <w:rsid w:val="0037101A"/>
    <w:rsid w:val="0037121D"/>
    <w:rsid w:val="00371734"/>
    <w:rsid w:val="00371B67"/>
    <w:rsid w:val="0037245F"/>
    <w:rsid w:val="00372649"/>
    <w:rsid w:val="003747A7"/>
    <w:rsid w:val="00374CE4"/>
    <w:rsid w:val="00374F8B"/>
    <w:rsid w:val="00375073"/>
    <w:rsid w:val="003751A3"/>
    <w:rsid w:val="00375786"/>
    <w:rsid w:val="003758A5"/>
    <w:rsid w:val="00375EEF"/>
    <w:rsid w:val="00377FE6"/>
    <w:rsid w:val="00380FDF"/>
    <w:rsid w:val="0038152B"/>
    <w:rsid w:val="00381740"/>
    <w:rsid w:val="00382251"/>
    <w:rsid w:val="00382AF3"/>
    <w:rsid w:val="00383EFC"/>
    <w:rsid w:val="0038432F"/>
    <w:rsid w:val="00384441"/>
    <w:rsid w:val="003860E4"/>
    <w:rsid w:val="00390A31"/>
    <w:rsid w:val="00390CA9"/>
    <w:rsid w:val="003915FC"/>
    <w:rsid w:val="00392172"/>
    <w:rsid w:val="003927BB"/>
    <w:rsid w:val="00392B31"/>
    <w:rsid w:val="0039326D"/>
    <w:rsid w:val="00393A96"/>
    <w:rsid w:val="00394290"/>
    <w:rsid w:val="00394F41"/>
    <w:rsid w:val="00394FD9"/>
    <w:rsid w:val="00395713"/>
    <w:rsid w:val="003A197E"/>
    <w:rsid w:val="003A1E45"/>
    <w:rsid w:val="003A1ECB"/>
    <w:rsid w:val="003A47E1"/>
    <w:rsid w:val="003A57A3"/>
    <w:rsid w:val="003A5B63"/>
    <w:rsid w:val="003A5F5A"/>
    <w:rsid w:val="003A5FBA"/>
    <w:rsid w:val="003A6253"/>
    <w:rsid w:val="003A6A40"/>
    <w:rsid w:val="003B0688"/>
    <w:rsid w:val="003B06CD"/>
    <w:rsid w:val="003B16F7"/>
    <w:rsid w:val="003B1A46"/>
    <w:rsid w:val="003B1E9B"/>
    <w:rsid w:val="003B27EE"/>
    <w:rsid w:val="003B2F92"/>
    <w:rsid w:val="003B33B4"/>
    <w:rsid w:val="003B3A87"/>
    <w:rsid w:val="003B4386"/>
    <w:rsid w:val="003B52E2"/>
    <w:rsid w:val="003B5405"/>
    <w:rsid w:val="003B5A3C"/>
    <w:rsid w:val="003B5B0F"/>
    <w:rsid w:val="003B696F"/>
    <w:rsid w:val="003C355D"/>
    <w:rsid w:val="003C38D4"/>
    <w:rsid w:val="003C4689"/>
    <w:rsid w:val="003C5C66"/>
    <w:rsid w:val="003C70FD"/>
    <w:rsid w:val="003C768E"/>
    <w:rsid w:val="003D0158"/>
    <w:rsid w:val="003D0BEE"/>
    <w:rsid w:val="003D17F4"/>
    <w:rsid w:val="003D1963"/>
    <w:rsid w:val="003D249F"/>
    <w:rsid w:val="003D3FF5"/>
    <w:rsid w:val="003D4BDB"/>
    <w:rsid w:val="003D4FF2"/>
    <w:rsid w:val="003D55C7"/>
    <w:rsid w:val="003D5684"/>
    <w:rsid w:val="003D76C4"/>
    <w:rsid w:val="003D7AB3"/>
    <w:rsid w:val="003D7E17"/>
    <w:rsid w:val="003E0ADC"/>
    <w:rsid w:val="003E0C36"/>
    <w:rsid w:val="003E11D0"/>
    <w:rsid w:val="003E1E74"/>
    <w:rsid w:val="003E2EC0"/>
    <w:rsid w:val="003E548F"/>
    <w:rsid w:val="003E562B"/>
    <w:rsid w:val="003E60B2"/>
    <w:rsid w:val="003E6605"/>
    <w:rsid w:val="003E6EA9"/>
    <w:rsid w:val="003E7CB9"/>
    <w:rsid w:val="003E7DC9"/>
    <w:rsid w:val="003E7EB0"/>
    <w:rsid w:val="003E7EB7"/>
    <w:rsid w:val="003F1A15"/>
    <w:rsid w:val="003F2DA7"/>
    <w:rsid w:val="003F2F1B"/>
    <w:rsid w:val="003F4553"/>
    <w:rsid w:val="003F5BBB"/>
    <w:rsid w:val="003F69D7"/>
    <w:rsid w:val="003F6D58"/>
    <w:rsid w:val="003F6F1B"/>
    <w:rsid w:val="003F71DB"/>
    <w:rsid w:val="003F723F"/>
    <w:rsid w:val="003F743C"/>
    <w:rsid w:val="00401135"/>
    <w:rsid w:val="00402E0E"/>
    <w:rsid w:val="00405CD7"/>
    <w:rsid w:val="00405FE8"/>
    <w:rsid w:val="00406275"/>
    <w:rsid w:val="004066C1"/>
    <w:rsid w:val="00406C74"/>
    <w:rsid w:val="00407321"/>
    <w:rsid w:val="00407426"/>
    <w:rsid w:val="004077D5"/>
    <w:rsid w:val="00410401"/>
    <w:rsid w:val="00410750"/>
    <w:rsid w:val="00411630"/>
    <w:rsid w:val="00411B72"/>
    <w:rsid w:val="004123E7"/>
    <w:rsid w:val="00413809"/>
    <w:rsid w:val="004144FC"/>
    <w:rsid w:val="0041450C"/>
    <w:rsid w:val="0041499F"/>
    <w:rsid w:val="00414E60"/>
    <w:rsid w:val="0041573F"/>
    <w:rsid w:val="004159B0"/>
    <w:rsid w:val="0041642D"/>
    <w:rsid w:val="0041685F"/>
    <w:rsid w:val="00420F43"/>
    <w:rsid w:val="00421273"/>
    <w:rsid w:val="004226AA"/>
    <w:rsid w:val="00422856"/>
    <w:rsid w:val="00423821"/>
    <w:rsid w:val="00423D53"/>
    <w:rsid w:val="00424E4B"/>
    <w:rsid w:val="00424F2C"/>
    <w:rsid w:val="00424FAE"/>
    <w:rsid w:val="00425E17"/>
    <w:rsid w:val="00426CF0"/>
    <w:rsid w:val="00426FB5"/>
    <w:rsid w:val="00427C70"/>
    <w:rsid w:val="00427ED8"/>
    <w:rsid w:val="004316C0"/>
    <w:rsid w:val="00431DEB"/>
    <w:rsid w:val="004326B8"/>
    <w:rsid w:val="00432FD5"/>
    <w:rsid w:val="00433215"/>
    <w:rsid w:val="00433332"/>
    <w:rsid w:val="0043341D"/>
    <w:rsid w:val="00433BE6"/>
    <w:rsid w:val="00434492"/>
    <w:rsid w:val="00435137"/>
    <w:rsid w:val="004353F8"/>
    <w:rsid w:val="004358C4"/>
    <w:rsid w:val="00436058"/>
    <w:rsid w:val="00437FB1"/>
    <w:rsid w:val="00440533"/>
    <w:rsid w:val="004410A8"/>
    <w:rsid w:val="004412A1"/>
    <w:rsid w:val="00442094"/>
    <w:rsid w:val="00442154"/>
    <w:rsid w:val="00443DB3"/>
    <w:rsid w:val="00443FF6"/>
    <w:rsid w:val="00444201"/>
    <w:rsid w:val="004464D0"/>
    <w:rsid w:val="00447DC4"/>
    <w:rsid w:val="0045473F"/>
    <w:rsid w:val="00454A65"/>
    <w:rsid w:val="00454D6C"/>
    <w:rsid w:val="00455080"/>
    <w:rsid w:val="00457307"/>
    <w:rsid w:val="0045799A"/>
    <w:rsid w:val="004616BC"/>
    <w:rsid w:val="0046178B"/>
    <w:rsid w:val="00463C40"/>
    <w:rsid w:val="00463E03"/>
    <w:rsid w:val="00465FB5"/>
    <w:rsid w:val="00466524"/>
    <w:rsid w:val="00471104"/>
    <w:rsid w:val="00471238"/>
    <w:rsid w:val="00471AE5"/>
    <w:rsid w:val="00471F98"/>
    <w:rsid w:val="004727F5"/>
    <w:rsid w:val="00472C93"/>
    <w:rsid w:val="0047310A"/>
    <w:rsid w:val="004734CD"/>
    <w:rsid w:val="004742F1"/>
    <w:rsid w:val="0047487C"/>
    <w:rsid w:val="0047509E"/>
    <w:rsid w:val="004750DB"/>
    <w:rsid w:val="00476EE3"/>
    <w:rsid w:val="00477D81"/>
    <w:rsid w:val="00477E49"/>
    <w:rsid w:val="00481058"/>
    <w:rsid w:val="00481894"/>
    <w:rsid w:val="00481E07"/>
    <w:rsid w:val="00482D91"/>
    <w:rsid w:val="00483004"/>
    <w:rsid w:val="004837B5"/>
    <w:rsid w:val="004856F0"/>
    <w:rsid w:val="00486BB0"/>
    <w:rsid w:val="00486CF5"/>
    <w:rsid w:val="00487109"/>
    <w:rsid w:val="00490858"/>
    <w:rsid w:val="00490ED3"/>
    <w:rsid w:val="00491517"/>
    <w:rsid w:val="004919A4"/>
    <w:rsid w:val="00494621"/>
    <w:rsid w:val="00495AE8"/>
    <w:rsid w:val="00495F1B"/>
    <w:rsid w:val="004961CD"/>
    <w:rsid w:val="004966C3"/>
    <w:rsid w:val="004971A0"/>
    <w:rsid w:val="0049731A"/>
    <w:rsid w:val="0049750B"/>
    <w:rsid w:val="00497A3E"/>
    <w:rsid w:val="004A02E5"/>
    <w:rsid w:val="004A0561"/>
    <w:rsid w:val="004A2500"/>
    <w:rsid w:val="004A28CB"/>
    <w:rsid w:val="004A3E32"/>
    <w:rsid w:val="004A4DFF"/>
    <w:rsid w:val="004A5A69"/>
    <w:rsid w:val="004A5D66"/>
    <w:rsid w:val="004A5F8D"/>
    <w:rsid w:val="004A7125"/>
    <w:rsid w:val="004A7DC3"/>
    <w:rsid w:val="004A7F03"/>
    <w:rsid w:val="004B044B"/>
    <w:rsid w:val="004B04CC"/>
    <w:rsid w:val="004B26BC"/>
    <w:rsid w:val="004B3588"/>
    <w:rsid w:val="004B3CF9"/>
    <w:rsid w:val="004B4525"/>
    <w:rsid w:val="004B6A83"/>
    <w:rsid w:val="004B6DA5"/>
    <w:rsid w:val="004B72E9"/>
    <w:rsid w:val="004B7E31"/>
    <w:rsid w:val="004C0864"/>
    <w:rsid w:val="004C08AE"/>
    <w:rsid w:val="004C0B3A"/>
    <w:rsid w:val="004C13A4"/>
    <w:rsid w:val="004C2077"/>
    <w:rsid w:val="004C227D"/>
    <w:rsid w:val="004C2A28"/>
    <w:rsid w:val="004C4708"/>
    <w:rsid w:val="004C5CF6"/>
    <w:rsid w:val="004C619F"/>
    <w:rsid w:val="004D09FF"/>
    <w:rsid w:val="004D13EB"/>
    <w:rsid w:val="004D2747"/>
    <w:rsid w:val="004D27D2"/>
    <w:rsid w:val="004D2A5C"/>
    <w:rsid w:val="004D2F1B"/>
    <w:rsid w:val="004D3407"/>
    <w:rsid w:val="004D436E"/>
    <w:rsid w:val="004D4F7F"/>
    <w:rsid w:val="004D7249"/>
    <w:rsid w:val="004D7261"/>
    <w:rsid w:val="004D7A2E"/>
    <w:rsid w:val="004E0313"/>
    <w:rsid w:val="004E0388"/>
    <w:rsid w:val="004E1253"/>
    <w:rsid w:val="004E1B81"/>
    <w:rsid w:val="004E2288"/>
    <w:rsid w:val="004E2958"/>
    <w:rsid w:val="004E2A74"/>
    <w:rsid w:val="004E3796"/>
    <w:rsid w:val="004E4DF0"/>
    <w:rsid w:val="004E4F17"/>
    <w:rsid w:val="004E5EEC"/>
    <w:rsid w:val="004E5FEE"/>
    <w:rsid w:val="004E6B37"/>
    <w:rsid w:val="004E6CCD"/>
    <w:rsid w:val="004E7828"/>
    <w:rsid w:val="004E794E"/>
    <w:rsid w:val="004F054A"/>
    <w:rsid w:val="004F0F61"/>
    <w:rsid w:val="004F350D"/>
    <w:rsid w:val="004F4C14"/>
    <w:rsid w:val="004F50D8"/>
    <w:rsid w:val="004F5D6D"/>
    <w:rsid w:val="004F681A"/>
    <w:rsid w:val="004F6F0E"/>
    <w:rsid w:val="004F752A"/>
    <w:rsid w:val="00500102"/>
    <w:rsid w:val="0050030E"/>
    <w:rsid w:val="00500393"/>
    <w:rsid w:val="00500C21"/>
    <w:rsid w:val="0050305F"/>
    <w:rsid w:val="00504172"/>
    <w:rsid w:val="00504604"/>
    <w:rsid w:val="0050490C"/>
    <w:rsid w:val="005052CF"/>
    <w:rsid w:val="0050539C"/>
    <w:rsid w:val="00506241"/>
    <w:rsid w:val="005073E8"/>
    <w:rsid w:val="00507692"/>
    <w:rsid w:val="00507D1B"/>
    <w:rsid w:val="00507F2E"/>
    <w:rsid w:val="0051112D"/>
    <w:rsid w:val="0051159D"/>
    <w:rsid w:val="00511E41"/>
    <w:rsid w:val="00512CFD"/>
    <w:rsid w:val="00513234"/>
    <w:rsid w:val="0051399F"/>
    <w:rsid w:val="00513D63"/>
    <w:rsid w:val="00514155"/>
    <w:rsid w:val="0051441B"/>
    <w:rsid w:val="005153F2"/>
    <w:rsid w:val="0051569A"/>
    <w:rsid w:val="00516081"/>
    <w:rsid w:val="00516A5E"/>
    <w:rsid w:val="00516BCA"/>
    <w:rsid w:val="00517DDD"/>
    <w:rsid w:val="00520107"/>
    <w:rsid w:val="005213BF"/>
    <w:rsid w:val="0052200B"/>
    <w:rsid w:val="00522E93"/>
    <w:rsid w:val="00523AFD"/>
    <w:rsid w:val="00523CEE"/>
    <w:rsid w:val="005247C4"/>
    <w:rsid w:val="00524CB2"/>
    <w:rsid w:val="005254F9"/>
    <w:rsid w:val="00525E87"/>
    <w:rsid w:val="00525F3B"/>
    <w:rsid w:val="005277A1"/>
    <w:rsid w:val="00527D1B"/>
    <w:rsid w:val="00527D6E"/>
    <w:rsid w:val="00530F46"/>
    <w:rsid w:val="0053257F"/>
    <w:rsid w:val="005326EE"/>
    <w:rsid w:val="00532CB6"/>
    <w:rsid w:val="00534D72"/>
    <w:rsid w:val="005350D6"/>
    <w:rsid w:val="0053540F"/>
    <w:rsid w:val="00535434"/>
    <w:rsid w:val="00535D9C"/>
    <w:rsid w:val="005361CE"/>
    <w:rsid w:val="0053620C"/>
    <w:rsid w:val="0053713F"/>
    <w:rsid w:val="00537D68"/>
    <w:rsid w:val="00540795"/>
    <w:rsid w:val="00541178"/>
    <w:rsid w:val="0054196C"/>
    <w:rsid w:val="00544E78"/>
    <w:rsid w:val="00544F90"/>
    <w:rsid w:val="00544FC2"/>
    <w:rsid w:val="0054615A"/>
    <w:rsid w:val="005466AF"/>
    <w:rsid w:val="005476F7"/>
    <w:rsid w:val="005479D5"/>
    <w:rsid w:val="005511DB"/>
    <w:rsid w:val="005521AA"/>
    <w:rsid w:val="005523C4"/>
    <w:rsid w:val="0055256E"/>
    <w:rsid w:val="00552586"/>
    <w:rsid w:val="00552847"/>
    <w:rsid w:val="00552B73"/>
    <w:rsid w:val="00553477"/>
    <w:rsid w:val="00553C45"/>
    <w:rsid w:val="0055460D"/>
    <w:rsid w:val="005546DF"/>
    <w:rsid w:val="0055597B"/>
    <w:rsid w:val="00556F43"/>
    <w:rsid w:val="00557255"/>
    <w:rsid w:val="005573C2"/>
    <w:rsid w:val="00561091"/>
    <w:rsid w:val="005610DE"/>
    <w:rsid w:val="005613D9"/>
    <w:rsid w:val="005615FD"/>
    <w:rsid w:val="00561C38"/>
    <w:rsid w:val="005621C4"/>
    <w:rsid w:val="00563891"/>
    <w:rsid w:val="00563B6F"/>
    <w:rsid w:val="00563F06"/>
    <w:rsid w:val="00564FFA"/>
    <w:rsid w:val="00565966"/>
    <w:rsid w:val="00565B0C"/>
    <w:rsid w:val="00565D2F"/>
    <w:rsid w:val="0056657B"/>
    <w:rsid w:val="00566B24"/>
    <w:rsid w:val="00567A6F"/>
    <w:rsid w:val="005704CD"/>
    <w:rsid w:val="00570A5D"/>
    <w:rsid w:val="00570EB5"/>
    <w:rsid w:val="00571193"/>
    <w:rsid w:val="0057202B"/>
    <w:rsid w:val="00572C29"/>
    <w:rsid w:val="00574919"/>
    <w:rsid w:val="00574A84"/>
    <w:rsid w:val="00574FF6"/>
    <w:rsid w:val="00575937"/>
    <w:rsid w:val="00575D5B"/>
    <w:rsid w:val="00577FBE"/>
    <w:rsid w:val="005809C5"/>
    <w:rsid w:val="00580C0E"/>
    <w:rsid w:val="005813B6"/>
    <w:rsid w:val="005825F8"/>
    <w:rsid w:val="0058373B"/>
    <w:rsid w:val="0058459B"/>
    <w:rsid w:val="005855A7"/>
    <w:rsid w:val="00585A6B"/>
    <w:rsid w:val="005865FF"/>
    <w:rsid w:val="005877FB"/>
    <w:rsid w:val="00587FE4"/>
    <w:rsid w:val="00590406"/>
    <w:rsid w:val="00590B74"/>
    <w:rsid w:val="00591172"/>
    <w:rsid w:val="00591389"/>
    <w:rsid w:val="00591830"/>
    <w:rsid w:val="0059275A"/>
    <w:rsid w:val="005939D4"/>
    <w:rsid w:val="00593DE3"/>
    <w:rsid w:val="00593E28"/>
    <w:rsid w:val="00595180"/>
    <w:rsid w:val="00595A88"/>
    <w:rsid w:val="005961C7"/>
    <w:rsid w:val="0059681D"/>
    <w:rsid w:val="0059689F"/>
    <w:rsid w:val="00596B2F"/>
    <w:rsid w:val="00597C45"/>
    <w:rsid w:val="00597ED1"/>
    <w:rsid w:val="005A0D9E"/>
    <w:rsid w:val="005A1361"/>
    <w:rsid w:val="005A2757"/>
    <w:rsid w:val="005A2C86"/>
    <w:rsid w:val="005A3D74"/>
    <w:rsid w:val="005A3DA7"/>
    <w:rsid w:val="005A4B81"/>
    <w:rsid w:val="005A4BA3"/>
    <w:rsid w:val="005A5290"/>
    <w:rsid w:val="005A7F01"/>
    <w:rsid w:val="005B069F"/>
    <w:rsid w:val="005B09F0"/>
    <w:rsid w:val="005B1361"/>
    <w:rsid w:val="005B1FF4"/>
    <w:rsid w:val="005B3AC7"/>
    <w:rsid w:val="005B47C0"/>
    <w:rsid w:val="005B49FC"/>
    <w:rsid w:val="005B5AA2"/>
    <w:rsid w:val="005B61B9"/>
    <w:rsid w:val="005B654D"/>
    <w:rsid w:val="005B6616"/>
    <w:rsid w:val="005B707A"/>
    <w:rsid w:val="005C0836"/>
    <w:rsid w:val="005C0AB2"/>
    <w:rsid w:val="005C247E"/>
    <w:rsid w:val="005C2C57"/>
    <w:rsid w:val="005C39F4"/>
    <w:rsid w:val="005C3DA2"/>
    <w:rsid w:val="005C405C"/>
    <w:rsid w:val="005C42C7"/>
    <w:rsid w:val="005C4982"/>
    <w:rsid w:val="005C53E0"/>
    <w:rsid w:val="005C54A2"/>
    <w:rsid w:val="005C5C08"/>
    <w:rsid w:val="005C6234"/>
    <w:rsid w:val="005C6434"/>
    <w:rsid w:val="005C6AC4"/>
    <w:rsid w:val="005C7076"/>
    <w:rsid w:val="005C73E9"/>
    <w:rsid w:val="005C77F3"/>
    <w:rsid w:val="005C782C"/>
    <w:rsid w:val="005C786C"/>
    <w:rsid w:val="005D0991"/>
    <w:rsid w:val="005D09CC"/>
    <w:rsid w:val="005D1F57"/>
    <w:rsid w:val="005D2652"/>
    <w:rsid w:val="005D2DF4"/>
    <w:rsid w:val="005D33D4"/>
    <w:rsid w:val="005D474E"/>
    <w:rsid w:val="005D48C5"/>
    <w:rsid w:val="005D511A"/>
    <w:rsid w:val="005D54A7"/>
    <w:rsid w:val="005D5A25"/>
    <w:rsid w:val="005D65D0"/>
    <w:rsid w:val="005D746A"/>
    <w:rsid w:val="005D7656"/>
    <w:rsid w:val="005D7BB8"/>
    <w:rsid w:val="005D7E2D"/>
    <w:rsid w:val="005E1091"/>
    <w:rsid w:val="005E17A1"/>
    <w:rsid w:val="005E1C33"/>
    <w:rsid w:val="005E1C64"/>
    <w:rsid w:val="005E238C"/>
    <w:rsid w:val="005E311A"/>
    <w:rsid w:val="005E3E19"/>
    <w:rsid w:val="005E3F21"/>
    <w:rsid w:val="005E514A"/>
    <w:rsid w:val="005E5B78"/>
    <w:rsid w:val="005E69C1"/>
    <w:rsid w:val="005E72C6"/>
    <w:rsid w:val="005E7B30"/>
    <w:rsid w:val="005F32CD"/>
    <w:rsid w:val="005F3379"/>
    <w:rsid w:val="005F3A4C"/>
    <w:rsid w:val="005F3FE0"/>
    <w:rsid w:val="005F4353"/>
    <w:rsid w:val="005F4939"/>
    <w:rsid w:val="005F5204"/>
    <w:rsid w:val="005F532A"/>
    <w:rsid w:val="005F5DFE"/>
    <w:rsid w:val="005F62EA"/>
    <w:rsid w:val="005F792C"/>
    <w:rsid w:val="0060006B"/>
    <w:rsid w:val="0060134D"/>
    <w:rsid w:val="00602CDA"/>
    <w:rsid w:val="00602D70"/>
    <w:rsid w:val="00604594"/>
    <w:rsid w:val="006047F3"/>
    <w:rsid w:val="00604B6A"/>
    <w:rsid w:val="006052BF"/>
    <w:rsid w:val="00605FB8"/>
    <w:rsid w:val="00606746"/>
    <w:rsid w:val="00606F39"/>
    <w:rsid w:val="00607035"/>
    <w:rsid w:val="00607078"/>
    <w:rsid w:val="00607602"/>
    <w:rsid w:val="00607797"/>
    <w:rsid w:val="00607E3A"/>
    <w:rsid w:val="006112D6"/>
    <w:rsid w:val="006117A1"/>
    <w:rsid w:val="00611879"/>
    <w:rsid w:val="0061204D"/>
    <w:rsid w:val="00612589"/>
    <w:rsid w:val="006133C0"/>
    <w:rsid w:val="006138F4"/>
    <w:rsid w:val="00614D4E"/>
    <w:rsid w:val="00614D67"/>
    <w:rsid w:val="0061592E"/>
    <w:rsid w:val="00615F10"/>
    <w:rsid w:val="0061628F"/>
    <w:rsid w:val="006162B0"/>
    <w:rsid w:val="00616349"/>
    <w:rsid w:val="006165C6"/>
    <w:rsid w:val="00617553"/>
    <w:rsid w:val="00617572"/>
    <w:rsid w:val="0062227C"/>
    <w:rsid w:val="006244BA"/>
    <w:rsid w:val="00624B0E"/>
    <w:rsid w:val="00624B83"/>
    <w:rsid w:val="00626F44"/>
    <w:rsid w:val="00627E32"/>
    <w:rsid w:val="0063064F"/>
    <w:rsid w:val="00630B8D"/>
    <w:rsid w:val="00631591"/>
    <w:rsid w:val="00631654"/>
    <w:rsid w:val="00631B3F"/>
    <w:rsid w:val="00631BCF"/>
    <w:rsid w:val="00632A64"/>
    <w:rsid w:val="00633164"/>
    <w:rsid w:val="006337E9"/>
    <w:rsid w:val="00633870"/>
    <w:rsid w:val="00634D37"/>
    <w:rsid w:val="0063574A"/>
    <w:rsid w:val="00636471"/>
    <w:rsid w:val="0063690A"/>
    <w:rsid w:val="0063783D"/>
    <w:rsid w:val="00641308"/>
    <w:rsid w:val="00641F38"/>
    <w:rsid w:val="006426BF"/>
    <w:rsid w:val="006429F4"/>
    <w:rsid w:val="00642BDE"/>
    <w:rsid w:val="00642F43"/>
    <w:rsid w:val="00643CCE"/>
    <w:rsid w:val="0064434D"/>
    <w:rsid w:val="00644BC8"/>
    <w:rsid w:val="00645A63"/>
    <w:rsid w:val="006464EA"/>
    <w:rsid w:val="0064690A"/>
    <w:rsid w:val="00646A03"/>
    <w:rsid w:val="00646A09"/>
    <w:rsid w:val="00647652"/>
    <w:rsid w:val="00647A1B"/>
    <w:rsid w:val="006506F7"/>
    <w:rsid w:val="00650C9E"/>
    <w:rsid w:val="006516A6"/>
    <w:rsid w:val="00651811"/>
    <w:rsid w:val="0065195B"/>
    <w:rsid w:val="006535AD"/>
    <w:rsid w:val="006536D9"/>
    <w:rsid w:val="00653FB3"/>
    <w:rsid w:val="00654373"/>
    <w:rsid w:val="0065442D"/>
    <w:rsid w:val="00654586"/>
    <w:rsid w:val="00654A24"/>
    <w:rsid w:val="0065513D"/>
    <w:rsid w:val="00655455"/>
    <w:rsid w:val="00655784"/>
    <w:rsid w:val="006576FD"/>
    <w:rsid w:val="00657934"/>
    <w:rsid w:val="00657E37"/>
    <w:rsid w:val="00660202"/>
    <w:rsid w:val="00662530"/>
    <w:rsid w:val="00662E49"/>
    <w:rsid w:val="00662E94"/>
    <w:rsid w:val="00663083"/>
    <w:rsid w:val="00665881"/>
    <w:rsid w:val="00667227"/>
    <w:rsid w:val="00667935"/>
    <w:rsid w:val="006702A0"/>
    <w:rsid w:val="006706C0"/>
    <w:rsid w:val="0067189E"/>
    <w:rsid w:val="00673478"/>
    <w:rsid w:val="00673710"/>
    <w:rsid w:val="0067385F"/>
    <w:rsid w:val="00673C74"/>
    <w:rsid w:val="00673FE2"/>
    <w:rsid w:val="00674D44"/>
    <w:rsid w:val="00674D4D"/>
    <w:rsid w:val="00675124"/>
    <w:rsid w:val="00675327"/>
    <w:rsid w:val="00675801"/>
    <w:rsid w:val="00675C17"/>
    <w:rsid w:val="00676683"/>
    <w:rsid w:val="0067672D"/>
    <w:rsid w:val="00676ABD"/>
    <w:rsid w:val="00676D51"/>
    <w:rsid w:val="006807B7"/>
    <w:rsid w:val="00680C89"/>
    <w:rsid w:val="00682597"/>
    <w:rsid w:val="006835FA"/>
    <w:rsid w:val="00683E6F"/>
    <w:rsid w:val="006848B1"/>
    <w:rsid w:val="006848C3"/>
    <w:rsid w:val="00685292"/>
    <w:rsid w:val="006852A7"/>
    <w:rsid w:val="00685A25"/>
    <w:rsid w:val="006863EE"/>
    <w:rsid w:val="006873C6"/>
    <w:rsid w:val="006877B5"/>
    <w:rsid w:val="00687ADE"/>
    <w:rsid w:val="00687FB6"/>
    <w:rsid w:val="00691106"/>
    <w:rsid w:val="006936DC"/>
    <w:rsid w:val="00694849"/>
    <w:rsid w:val="00696BBF"/>
    <w:rsid w:val="00696F5B"/>
    <w:rsid w:val="00696FA4"/>
    <w:rsid w:val="0069733F"/>
    <w:rsid w:val="006A109D"/>
    <w:rsid w:val="006A1532"/>
    <w:rsid w:val="006A1DEF"/>
    <w:rsid w:val="006A212F"/>
    <w:rsid w:val="006A245F"/>
    <w:rsid w:val="006A3F10"/>
    <w:rsid w:val="006A4AA8"/>
    <w:rsid w:val="006A4ACF"/>
    <w:rsid w:val="006A5EE5"/>
    <w:rsid w:val="006A68A1"/>
    <w:rsid w:val="006A6D30"/>
    <w:rsid w:val="006A73D5"/>
    <w:rsid w:val="006B10D5"/>
    <w:rsid w:val="006B1B29"/>
    <w:rsid w:val="006B25E1"/>
    <w:rsid w:val="006B27C7"/>
    <w:rsid w:val="006B3051"/>
    <w:rsid w:val="006B350E"/>
    <w:rsid w:val="006B3892"/>
    <w:rsid w:val="006B3CF6"/>
    <w:rsid w:val="006B49E6"/>
    <w:rsid w:val="006B58BF"/>
    <w:rsid w:val="006B593B"/>
    <w:rsid w:val="006B5F3D"/>
    <w:rsid w:val="006B6094"/>
    <w:rsid w:val="006B6151"/>
    <w:rsid w:val="006B7886"/>
    <w:rsid w:val="006B795A"/>
    <w:rsid w:val="006C004F"/>
    <w:rsid w:val="006C1E02"/>
    <w:rsid w:val="006C27B0"/>
    <w:rsid w:val="006C3F41"/>
    <w:rsid w:val="006C4BAC"/>
    <w:rsid w:val="006C6668"/>
    <w:rsid w:val="006C7392"/>
    <w:rsid w:val="006C7EDC"/>
    <w:rsid w:val="006D0C7C"/>
    <w:rsid w:val="006D1E9D"/>
    <w:rsid w:val="006D21FD"/>
    <w:rsid w:val="006D2526"/>
    <w:rsid w:val="006D2D73"/>
    <w:rsid w:val="006D395B"/>
    <w:rsid w:val="006D4CFB"/>
    <w:rsid w:val="006D5C48"/>
    <w:rsid w:val="006D60D5"/>
    <w:rsid w:val="006D63BC"/>
    <w:rsid w:val="006D7321"/>
    <w:rsid w:val="006E0B3F"/>
    <w:rsid w:val="006E13C9"/>
    <w:rsid w:val="006E171F"/>
    <w:rsid w:val="006E1A8B"/>
    <w:rsid w:val="006E26C5"/>
    <w:rsid w:val="006E292B"/>
    <w:rsid w:val="006E2E88"/>
    <w:rsid w:val="006E3526"/>
    <w:rsid w:val="006E413C"/>
    <w:rsid w:val="006E4B0C"/>
    <w:rsid w:val="006E60F4"/>
    <w:rsid w:val="006E61CD"/>
    <w:rsid w:val="006E6A7E"/>
    <w:rsid w:val="006E76E2"/>
    <w:rsid w:val="006F0002"/>
    <w:rsid w:val="006F110E"/>
    <w:rsid w:val="006F1974"/>
    <w:rsid w:val="006F3181"/>
    <w:rsid w:val="006F3A86"/>
    <w:rsid w:val="006F6B77"/>
    <w:rsid w:val="006F7C9E"/>
    <w:rsid w:val="0070012A"/>
    <w:rsid w:val="0070066C"/>
    <w:rsid w:val="00700776"/>
    <w:rsid w:val="007017A9"/>
    <w:rsid w:val="00702765"/>
    <w:rsid w:val="00702B0B"/>
    <w:rsid w:val="0070318D"/>
    <w:rsid w:val="00703655"/>
    <w:rsid w:val="007039C1"/>
    <w:rsid w:val="00704E23"/>
    <w:rsid w:val="007065E7"/>
    <w:rsid w:val="007066A6"/>
    <w:rsid w:val="00707252"/>
    <w:rsid w:val="0071050A"/>
    <w:rsid w:val="007107E8"/>
    <w:rsid w:val="00710EC4"/>
    <w:rsid w:val="00711267"/>
    <w:rsid w:val="00712F9C"/>
    <w:rsid w:val="0071437A"/>
    <w:rsid w:val="00714A49"/>
    <w:rsid w:val="00715B00"/>
    <w:rsid w:val="007214C1"/>
    <w:rsid w:val="007215DE"/>
    <w:rsid w:val="00721B56"/>
    <w:rsid w:val="00722B1C"/>
    <w:rsid w:val="00723763"/>
    <w:rsid w:val="00724DB3"/>
    <w:rsid w:val="007256B0"/>
    <w:rsid w:val="00725D28"/>
    <w:rsid w:val="00727CEA"/>
    <w:rsid w:val="00730AB6"/>
    <w:rsid w:val="007325A2"/>
    <w:rsid w:val="007326C6"/>
    <w:rsid w:val="0073293D"/>
    <w:rsid w:val="00732A48"/>
    <w:rsid w:val="00733450"/>
    <w:rsid w:val="00733F22"/>
    <w:rsid w:val="0073474E"/>
    <w:rsid w:val="00736343"/>
    <w:rsid w:val="00736572"/>
    <w:rsid w:val="0073657A"/>
    <w:rsid w:val="007369F1"/>
    <w:rsid w:val="00737BDC"/>
    <w:rsid w:val="00740812"/>
    <w:rsid w:val="00741786"/>
    <w:rsid w:val="00741A78"/>
    <w:rsid w:val="007423BB"/>
    <w:rsid w:val="00743151"/>
    <w:rsid w:val="00743FAA"/>
    <w:rsid w:val="007446BA"/>
    <w:rsid w:val="00744CD0"/>
    <w:rsid w:val="007452B3"/>
    <w:rsid w:val="00745434"/>
    <w:rsid w:val="0074644E"/>
    <w:rsid w:val="00746788"/>
    <w:rsid w:val="0074697F"/>
    <w:rsid w:val="00746C96"/>
    <w:rsid w:val="00746E27"/>
    <w:rsid w:val="00750468"/>
    <w:rsid w:val="00750E82"/>
    <w:rsid w:val="00751C7E"/>
    <w:rsid w:val="0075257F"/>
    <w:rsid w:val="007535BE"/>
    <w:rsid w:val="007537D5"/>
    <w:rsid w:val="00753BC5"/>
    <w:rsid w:val="00755453"/>
    <w:rsid w:val="0075554A"/>
    <w:rsid w:val="00756AB4"/>
    <w:rsid w:val="0076187F"/>
    <w:rsid w:val="00762CCC"/>
    <w:rsid w:val="0076408B"/>
    <w:rsid w:val="00764CC2"/>
    <w:rsid w:val="00764E31"/>
    <w:rsid w:val="007654C3"/>
    <w:rsid w:val="00765545"/>
    <w:rsid w:val="0076586A"/>
    <w:rsid w:val="00765E33"/>
    <w:rsid w:val="007667A9"/>
    <w:rsid w:val="00766832"/>
    <w:rsid w:val="007671E7"/>
    <w:rsid w:val="0076738E"/>
    <w:rsid w:val="00767814"/>
    <w:rsid w:val="00770108"/>
    <w:rsid w:val="0077010E"/>
    <w:rsid w:val="0077198B"/>
    <w:rsid w:val="00773E71"/>
    <w:rsid w:val="00774BE1"/>
    <w:rsid w:val="00774E2B"/>
    <w:rsid w:val="0077537C"/>
    <w:rsid w:val="00775B14"/>
    <w:rsid w:val="00775FA4"/>
    <w:rsid w:val="00776744"/>
    <w:rsid w:val="00777916"/>
    <w:rsid w:val="0078020D"/>
    <w:rsid w:val="00780237"/>
    <w:rsid w:val="007819E8"/>
    <w:rsid w:val="00782A28"/>
    <w:rsid w:val="007855A3"/>
    <w:rsid w:val="00785CD4"/>
    <w:rsid w:val="00786637"/>
    <w:rsid w:val="007866A1"/>
    <w:rsid w:val="007869A8"/>
    <w:rsid w:val="00786DE5"/>
    <w:rsid w:val="00787565"/>
    <w:rsid w:val="00792514"/>
    <w:rsid w:val="007928F7"/>
    <w:rsid w:val="0079310A"/>
    <w:rsid w:val="007932AB"/>
    <w:rsid w:val="00794624"/>
    <w:rsid w:val="00795DB7"/>
    <w:rsid w:val="007965AA"/>
    <w:rsid w:val="007A03C1"/>
    <w:rsid w:val="007A20B8"/>
    <w:rsid w:val="007A2B8B"/>
    <w:rsid w:val="007A309E"/>
    <w:rsid w:val="007A3D50"/>
    <w:rsid w:val="007A4B52"/>
    <w:rsid w:val="007A4D8D"/>
    <w:rsid w:val="007A5424"/>
    <w:rsid w:val="007A5759"/>
    <w:rsid w:val="007A5F4D"/>
    <w:rsid w:val="007A60DF"/>
    <w:rsid w:val="007A6319"/>
    <w:rsid w:val="007A7065"/>
    <w:rsid w:val="007A70C3"/>
    <w:rsid w:val="007A71A2"/>
    <w:rsid w:val="007B07F1"/>
    <w:rsid w:val="007B0E74"/>
    <w:rsid w:val="007B1393"/>
    <w:rsid w:val="007B1996"/>
    <w:rsid w:val="007B1C9C"/>
    <w:rsid w:val="007B2B40"/>
    <w:rsid w:val="007B2C89"/>
    <w:rsid w:val="007B3DC6"/>
    <w:rsid w:val="007B4E6C"/>
    <w:rsid w:val="007B52D3"/>
    <w:rsid w:val="007B5665"/>
    <w:rsid w:val="007B5DBD"/>
    <w:rsid w:val="007B5F02"/>
    <w:rsid w:val="007B61B8"/>
    <w:rsid w:val="007B633E"/>
    <w:rsid w:val="007B6E2D"/>
    <w:rsid w:val="007B7A85"/>
    <w:rsid w:val="007C0359"/>
    <w:rsid w:val="007C0CB2"/>
    <w:rsid w:val="007C0CFC"/>
    <w:rsid w:val="007C104E"/>
    <w:rsid w:val="007C2238"/>
    <w:rsid w:val="007C3055"/>
    <w:rsid w:val="007C515D"/>
    <w:rsid w:val="007C5F84"/>
    <w:rsid w:val="007C60A1"/>
    <w:rsid w:val="007C6F0B"/>
    <w:rsid w:val="007D12FD"/>
    <w:rsid w:val="007D20CE"/>
    <w:rsid w:val="007D2169"/>
    <w:rsid w:val="007D2D08"/>
    <w:rsid w:val="007D365A"/>
    <w:rsid w:val="007D394D"/>
    <w:rsid w:val="007D4B5F"/>
    <w:rsid w:val="007D56E9"/>
    <w:rsid w:val="007D74B0"/>
    <w:rsid w:val="007E0740"/>
    <w:rsid w:val="007E1D43"/>
    <w:rsid w:val="007E39E8"/>
    <w:rsid w:val="007E39ED"/>
    <w:rsid w:val="007E3D4C"/>
    <w:rsid w:val="007E43FC"/>
    <w:rsid w:val="007E4483"/>
    <w:rsid w:val="007E45C8"/>
    <w:rsid w:val="007E5595"/>
    <w:rsid w:val="007E55FE"/>
    <w:rsid w:val="007E62B7"/>
    <w:rsid w:val="007E6E74"/>
    <w:rsid w:val="007E731A"/>
    <w:rsid w:val="007E7A20"/>
    <w:rsid w:val="007E7E30"/>
    <w:rsid w:val="007F1C0F"/>
    <w:rsid w:val="007F44A2"/>
    <w:rsid w:val="007F4CE7"/>
    <w:rsid w:val="007F5093"/>
    <w:rsid w:val="007F5E79"/>
    <w:rsid w:val="007F6264"/>
    <w:rsid w:val="007F656D"/>
    <w:rsid w:val="007F6780"/>
    <w:rsid w:val="007F6851"/>
    <w:rsid w:val="007F6A21"/>
    <w:rsid w:val="007F6F32"/>
    <w:rsid w:val="007F7768"/>
    <w:rsid w:val="00800558"/>
    <w:rsid w:val="00800DD8"/>
    <w:rsid w:val="00800E25"/>
    <w:rsid w:val="00801F0C"/>
    <w:rsid w:val="00802C3C"/>
    <w:rsid w:val="00803ABA"/>
    <w:rsid w:val="00805319"/>
    <w:rsid w:val="008053B7"/>
    <w:rsid w:val="00805796"/>
    <w:rsid w:val="00805EB7"/>
    <w:rsid w:val="008072D5"/>
    <w:rsid w:val="00807F40"/>
    <w:rsid w:val="00810B6A"/>
    <w:rsid w:val="00810D27"/>
    <w:rsid w:val="00810DDF"/>
    <w:rsid w:val="008119AD"/>
    <w:rsid w:val="00813447"/>
    <w:rsid w:val="008134DF"/>
    <w:rsid w:val="008157AA"/>
    <w:rsid w:val="008167D1"/>
    <w:rsid w:val="00816845"/>
    <w:rsid w:val="008168CF"/>
    <w:rsid w:val="00816945"/>
    <w:rsid w:val="008169DB"/>
    <w:rsid w:val="00817EDD"/>
    <w:rsid w:val="008205B5"/>
    <w:rsid w:val="008214D8"/>
    <w:rsid w:val="00821F56"/>
    <w:rsid w:val="008229F4"/>
    <w:rsid w:val="00823142"/>
    <w:rsid w:val="008231ED"/>
    <w:rsid w:val="00823403"/>
    <w:rsid w:val="00823582"/>
    <w:rsid w:val="00823A80"/>
    <w:rsid w:val="00823C03"/>
    <w:rsid w:val="00823E52"/>
    <w:rsid w:val="00824AAE"/>
    <w:rsid w:val="00825351"/>
    <w:rsid w:val="00825882"/>
    <w:rsid w:val="00825DAF"/>
    <w:rsid w:val="0082718E"/>
    <w:rsid w:val="0082780C"/>
    <w:rsid w:val="00827FA4"/>
    <w:rsid w:val="008307DE"/>
    <w:rsid w:val="00831036"/>
    <w:rsid w:val="00831BF7"/>
    <w:rsid w:val="00831C6D"/>
    <w:rsid w:val="00832172"/>
    <w:rsid w:val="00832229"/>
    <w:rsid w:val="00833DE7"/>
    <w:rsid w:val="00834A41"/>
    <w:rsid w:val="0083616C"/>
    <w:rsid w:val="008361BE"/>
    <w:rsid w:val="008365A9"/>
    <w:rsid w:val="0083667E"/>
    <w:rsid w:val="00836813"/>
    <w:rsid w:val="00837757"/>
    <w:rsid w:val="00837815"/>
    <w:rsid w:val="00837B98"/>
    <w:rsid w:val="0084121C"/>
    <w:rsid w:val="008438B2"/>
    <w:rsid w:val="00843A8E"/>
    <w:rsid w:val="0084478E"/>
    <w:rsid w:val="008448F8"/>
    <w:rsid w:val="00845500"/>
    <w:rsid w:val="00846205"/>
    <w:rsid w:val="0084652C"/>
    <w:rsid w:val="00846BF9"/>
    <w:rsid w:val="00850777"/>
    <w:rsid w:val="00850C3D"/>
    <w:rsid w:val="008519B3"/>
    <w:rsid w:val="00851ED5"/>
    <w:rsid w:val="00853042"/>
    <w:rsid w:val="008538A9"/>
    <w:rsid w:val="008546DE"/>
    <w:rsid w:val="00854A71"/>
    <w:rsid w:val="00856340"/>
    <w:rsid w:val="00856D5D"/>
    <w:rsid w:val="008575B4"/>
    <w:rsid w:val="00857738"/>
    <w:rsid w:val="00857C6F"/>
    <w:rsid w:val="00860577"/>
    <w:rsid w:val="00861CAD"/>
    <w:rsid w:val="008636DA"/>
    <w:rsid w:val="00864393"/>
    <w:rsid w:val="00866CEC"/>
    <w:rsid w:val="008671A2"/>
    <w:rsid w:val="008674F1"/>
    <w:rsid w:val="00867609"/>
    <w:rsid w:val="00871126"/>
    <w:rsid w:val="008719C6"/>
    <w:rsid w:val="008743A9"/>
    <w:rsid w:val="00875939"/>
    <w:rsid w:val="00875D22"/>
    <w:rsid w:val="00877475"/>
    <w:rsid w:val="008775B6"/>
    <w:rsid w:val="00881C4A"/>
    <w:rsid w:val="008833E7"/>
    <w:rsid w:val="00884BFD"/>
    <w:rsid w:val="00885900"/>
    <w:rsid w:val="00885AD1"/>
    <w:rsid w:val="0088779E"/>
    <w:rsid w:val="0089028B"/>
    <w:rsid w:val="0089099E"/>
    <w:rsid w:val="00891101"/>
    <w:rsid w:val="008924F1"/>
    <w:rsid w:val="00892729"/>
    <w:rsid w:val="008929E1"/>
    <w:rsid w:val="00893161"/>
    <w:rsid w:val="00894EC7"/>
    <w:rsid w:val="00894F27"/>
    <w:rsid w:val="00895194"/>
    <w:rsid w:val="00895FB8"/>
    <w:rsid w:val="00896345"/>
    <w:rsid w:val="00896572"/>
    <w:rsid w:val="00896978"/>
    <w:rsid w:val="008A00D1"/>
    <w:rsid w:val="008A01EC"/>
    <w:rsid w:val="008A0648"/>
    <w:rsid w:val="008A0CEB"/>
    <w:rsid w:val="008A1246"/>
    <w:rsid w:val="008A21D3"/>
    <w:rsid w:val="008A2A09"/>
    <w:rsid w:val="008A2C97"/>
    <w:rsid w:val="008A2E04"/>
    <w:rsid w:val="008A2EEF"/>
    <w:rsid w:val="008A3518"/>
    <w:rsid w:val="008A37D2"/>
    <w:rsid w:val="008A37FC"/>
    <w:rsid w:val="008A449B"/>
    <w:rsid w:val="008A48B7"/>
    <w:rsid w:val="008A584B"/>
    <w:rsid w:val="008A6539"/>
    <w:rsid w:val="008A699D"/>
    <w:rsid w:val="008A7564"/>
    <w:rsid w:val="008A7942"/>
    <w:rsid w:val="008B0524"/>
    <w:rsid w:val="008B10D8"/>
    <w:rsid w:val="008B1E4A"/>
    <w:rsid w:val="008B24CC"/>
    <w:rsid w:val="008B3666"/>
    <w:rsid w:val="008B3B41"/>
    <w:rsid w:val="008B490F"/>
    <w:rsid w:val="008B4ACF"/>
    <w:rsid w:val="008B583E"/>
    <w:rsid w:val="008B5D59"/>
    <w:rsid w:val="008B5D8A"/>
    <w:rsid w:val="008B6070"/>
    <w:rsid w:val="008B64D1"/>
    <w:rsid w:val="008B6541"/>
    <w:rsid w:val="008B7016"/>
    <w:rsid w:val="008C12D0"/>
    <w:rsid w:val="008C2B1D"/>
    <w:rsid w:val="008C313A"/>
    <w:rsid w:val="008C3709"/>
    <w:rsid w:val="008C39B1"/>
    <w:rsid w:val="008C3B9A"/>
    <w:rsid w:val="008C4434"/>
    <w:rsid w:val="008C4A86"/>
    <w:rsid w:val="008C4FA3"/>
    <w:rsid w:val="008C5A68"/>
    <w:rsid w:val="008C5CE3"/>
    <w:rsid w:val="008C6848"/>
    <w:rsid w:val="008C69CA"/>
    <w:rsid w:val="008C6E59"/>
    <w:rsid w:val="008C73DC"/>
    <w:rsid w:val="008C74BA"/>
    <w:rsid w:val="008C74D1"/>
    <w:rsid w:val="008C7922"/>
    <w:rsid w:val="008C7C9C"/>
    <w:rsid w:val="008D0D7D"/>
    <w:rsid w:val="008D1850"/>
    <w:rsid w:val="008D1BC0"/>
    <w:rsid w:val="008D2324"/>
    <w:rsid w:val="008D2B14"/>
    <w:rsid w:val="008D395C"/>
    <w:rsid w:val="008D4887"/>
    <w:rsid w:val="008D4B20"/>
    <w:rsid w:val="008D4B89"/>
    <w:rsid w:val="008D6860"/>
    <w:rsid w:val="008D698C"/>
    <w:rsid w:val="008D6E40"/>
    <w:rsid w:val="008D7416"/>
    <w:rsid w:val="008D7779"/>
    <w:rsid w:val="008D780E"/>
    <w:rsid w:val="008D78FD"/>
    <w:rsid w:val="008E06C1"/>
    <w:rsid w:val="008E077B"/>
    <w:rsid w:val="008E07AA"/>
    <w:rsid w:val="008E0B8C"/>
    <w:rsid w:val="008E1643"/>
    <w:rsid w:val="008E1730"/>
    <w:rsid w:val="008E1D97"/>
    <w:rsid w:val="008E36C2"/>
    <w:rsid w:val="008E399E"/>
    <w:rsid w:val="008E4666"/>
    <w:rsid w:val="008E54A6"/>
    <w:rsid w:val="008E69D8"/>
    <w:rsid w:val="008F207A"/>
    <w:rsid w:val="008F283C"/>
    <w:rsid w:val="008F78DA"/>
    <w:rsid w:val="008F7B9D"/>
    <w:rsid w:val="00900C1B"/>
    <w:rsid w:val="0090196D"/>
    <w:rsid w:val="00901AA1"/>
    <w:rsid w:val="00902984"/>
    <w:rsid w:val="00902EE0"/>
    <w:rsid w:val="00903FA2"/>
    <w:rsid w:val="0090411E"/>
    <w:rsid w:val="0090415A"/>
    <w:rsid w:val="00904D2F"/>
    <w:rsid w:val="00906874"/>
    <w:rsid w:val="00906AB8"/>
    <w:rsid w:val="00907999"/>
    <w:rsid w:val="00907C9C"/>
    <w:rsid w:val="00907E9E"/>
    <w:rsid w:val="00910496"/>
    <w:rsid w:val="00911949"/>
    <w:rsid w:val="009119C5"/>
    <w:rsid w:val="00911A1B"/>
    <w:rsid w:val="00912D15"/>
    <w:rsid w:val="00912D7B"/>
    <w:rsid w:val="00914B21"/>
    <w:rsid w:val="009153A5"/>
    <w:rsid w:val="0091544E"/>
    <w:rsid w:val="009155C7"/>
    <w:rsid w:val="00916B0E"/>
    <w:rsid w:val="0091701E"/>
    <w:rsid w:val="00920276"/>
    <w:rsid w:val="00921921"/>
    <w:rsid w:val="00925E1C"/>
    <w:rsid w:val="00925FDE"/>
    <w:rsid w:val="00927490"/>
    <w:rsid w:val="0093017B"/>
    <w:rsid w:val="0093035A"/>
    <w:rsid w:val="00930C1E"/>
    <w:rsid w:val="00930E4E"/>
    <w:rsid w:val="009319A7"/>
    <w:rsid w:val="00932255"/>
    <w:rsid w:val="009328B3"/>
    <w:rsid w:val="00934374"/>
    <w:rsid w:val="00935255"/>
    <w:rsid w:val="009368A0"/>
    <w:rsid w:val="00936E83"/>
    <w:rsid w:val="009372DF"/>
    <w:rsid w:val="009372E6"/>
    <w:rsid w:val="0094056C"/>
    <w:rsid w:val="00940873"/>
    <w:rsid w:val="0094338E"/>
    <w:rsid w:val="009438AA"/>
    <w:rsid w:val="00943B2D"/>
    <w:rsid w:val="0094493C"/>
    <w:rsid w:val="00945027"/>
    <w:rsid w:val="00946E12"/>
    <w:rsid w:val="00947EF9"/>
    <w:rsid w:val="00950435"/>
    <w:rsid w:val="0095156D"/>
    <w:rsid w:val="00952446"/>
    <w:rsid w:val="009524E9"/>
    <w:rsid w:val="00953BCE"/>
    <w:rsid w:val="00953ED0"/>
    <w:rsid w:val="009541FD"/>
    <w:rsid w:val="009542DD"/>
    <w:rsid w:val="0095594C"/>
    <w:rsid w:val="009559F6"/>
    <w:rsid w:val="00956AA1"/>
    <w:rsid w:val="00956AAD"/>
    <w:rsid w:val="00957024"/>
    <w:rsid w:val="00957468"/>
    <w:rsid w:val="009605CD"/>
    <w:rsid w:val="00961280"/>
    <w:rsid w:val="00961DC0"/>
    <w:rsid w:val="00962874"/>
    <w:rsid w:val="00962DF3"/>
    <w:rsid w:val="00962F33"/>
    <w:rsid w:val="00964772"/>
    <w:rsid w:val="00965994"/>
    <w:rsid w:val="00970608"/>
    <w:rsid w:val="00971FAD"/>
    <w:rsid w:val="0097354F"/>
    <w:rsid w:val="00973F6C"/>
    <w:rsid w:val="00974418"/>
    <w:rsid w:val="0097469D"/>
    <w:rsid w:val="00974C6F"/>
    <w:rsid w:val="00976AC4"/>
    <w:rsid w:val="009774FC"/>
    <w:rsid w:val="0098111D"/>
    <w:rsid w:val="00983DAC"/>
    <w:rsid w:val="009843A8"/>
    <w:rsid w:val="00985321"/>
    <w:rsid w:val="0098607D"/>
    <w:rsid w:val="00986685"/>
    <w:rsid w:val="00986EA4"/>
    <w:rsid w:val="00987019"/>
    <w:rsid w:val="00987437"/>
    <w:rsid w:val="00990450"/>
    <w:rsid w:val="00991423"/>
    <w:rsid w:val="00991995"/>
    <w:rsid w:val="00992BFB"/>
    <w:rsid w:val="00992D8D"/>
    <w:rsid w:val="009939A3"/>
    <w:rsid w:val="00994B7F"/>
    <w:rsid w:val="0099531E"/>
    <w:rsid w:val="009A1BB2"/>
    <w:rsid w:val="009A2643"/>
    <w:rsid w:val="009A2DF1"/>
    <w:rsid w:val="009A3C81"/>
    <w:rsid w:val="009A3CBD"/>
    <w:rsid w:val="009A5357"/>
    <w:rsid w:val="009A5400"/>
    <w:rsid w:val="009A6BEC"/>
    <w:rsid w:val="009A7003"/>
    <w:rsid w:val="009A7E65"/>
    <w:rsid w:val="009A7FF4"/>
    <w:rsid w:val="009B05D2"/>
    <w:rsid w:val="009B0ABD"/>
    <w:rsid w:val="009B0BBF"/>
    <w:rsid w:val="009B0BE7"/>
    <w:rsid w:val="009B1AEA"/>
    <w:rsid w:val="009B2CF4"/>
    <w:rsid w:val="009B33F9"/>
    <w:rsid w:val="009B3AA4"/>
    <w:rsid w:val="009B3F8A"/>
    <w:rsid w:val="009B4443"/>
    <w:rsid w:val="009B451E"/>
    <w:rsid w:val="009B6583"/>
    <w:rsid w:val="009B67AE"/>
    <w:rsid w:val="009C0305"/>
    <w:rsid w:val="009C0889"/>
    <w:rsid w:val="009C090C"/>
    <w:rsid w:val="009C0C5B"/>
    <w:rsid w:val="009C0EA5"/>
    <w:rsid w:val="009C1182"/>
    <w:rsid w:val="009C133A"/>
    <w:rsid w:val="009C1598"/>
    <w:rsid w:val="009C1A20"/>
    <w:rsid w:val="009C1FD2"/>
    <w:rsid w:val="009C2804"/>
    <w:rsid w:val="009C2B9B"/>
    <w:rsid w:val="009C3BC7"/>
    <w:rsid w:val="009C4737"/>
    <w:rsid w:val="009C4FB0"/>
    <w:rsid w:val="009C57F4"/>
    <w:rsid w:val="009C583A"/>
    <w:rsid w:val="009D08B7"/>
    <w:rsid w:val="009D0ACF"/>
    <w:rsid w:val="009D15E4"/>
    <w:rsid w:val="009D17B0"/>
    <w:rsid w:val="009D56EA"/>
    <w:rsid w:val="009D5F23"/>
    <w:rsid w:val="009D771D"/>
    <w:rsid w:val="009D77B6"/>
    <w:rsid w:val="009E0759"/>
    <w:rsid w:val="009E1077"/>
    <w:rsid w:val="009E143A"/>
    <w:rsid w:val="009E18E1"/>
    <w:rsid w:val="009E3614"/>
    <w:rsid w:val="009E367A"/>
    <w:rsid w:val="009E3AA2"/>
    <w:rsid w:val="009E49D1"/>
    <w:rsid w:val="009E6530"/>
    <w:rsid w:val="009E7F04"/>
    <w:rsid w:val="009F10D7"/>
    <w:rsid w:val="009F3E04"/>
    <w:rsid w:val="009F4B4D"/>
    <w:rsid w:val="009F4E49"/>
    <w:rsid w:val="009F656B"/>
    <w:rsid w:val="009F699B"/>
    <w:rsid w:val="009F7597"/>
    <w:rsid w:val="00A0087D"/>
    <w:rsid w:val="00A01428"/>
    <w:rsid w:val="00A014C4"/>
    <w:rsid w:val="00A0194B"/>
    <w:rsid w:val="00A02265"/>
    <w:rsid w:val="00A02F10"/>
    <w:rsid w:val="00A0323F"/>
    <w:rsid w:val="00A037FA"/>
    <w:rsid w:val="00A0510D"/>
    <w:rsid w:val="00A05844"/>
    <w:rsid w:val="00A067AC"/>
    <w:rsid w:val="00A073DE"/>
    <w:rsid w:val="00A1215E"/>
    <w:rsid w:val="00A123F5"/>
    <w:rsid w:val="00A142CF"/>
    <w:rsid w:val="00A15067"/>
    <w:rsid w:val="00A1548C"/>
    <w:rsid w:val="00A15C85"/>
    <w:rsid w:val="00A1732A"/>
    <w:rsid w:val="00A17756"/>
    <w:rsid w:val="00A17ACE"/>
    <w:rsid w:val="00A2016D"/>
    <w:rsid w:val="00A20277"/>
    <w:rsid w:val="00A21CF6"/>
    <w:rsid w:val="00A21D53"/>
    <w:rsid w:val="00A239E6"/>
    <w:rsid w:val="00A23D41"/>
    <w:rsid w:val="00A23F9A"/>
    <w:rsid w:val="00A24099"/>
    <w:rsid w:val="00A2425D"/>
    <w:rsid w:val="00A2469C"/>
    <w:rsid w:val="00A24EA8"/>
    <w:rsid w:val="00A25605"/>
    <w:rsid w:val="00A264B6"/>
    <w:rsid w:val="00A26DFD"/>
    <w:rsid w:val="00A26FC7"/>
    <w:rsid w:val="00A27FF3"/>
    <w:rsid w:val="00A30BDB"/>
    <w:rsid w:val="00A30CCA"/>
    <w:rsid w:val="00A312C3"/>
    <w:rsid w:val="00A317CE"/>
    <w:rsid w:val="00A32914"/>
    <w:rsid w:val="00A32EE9"/>
    <w:rsid w:val="00A3397F"/>
    <w:rsid w:val="00A33E19"/>
    <w:rsid w:val="00A34865"/>
    <w:rsid w:val="00A366ED"/>
    <w:rsid w:val="00A370EB"/>
    <w:rsid w:val="00A40D37"/>
    <w:rsid w:val="00A413C5"/>
    <w:rsid w:val="00A4142B"/>
    <w:rsid w:val="00A41618"/>
    <w:rsid w:val="00A44691"/>
    <w:rsid w:val="00A45396"/>
    <w:rsid w:val="00A4539A"/>
    <w:rsid w:val="00A4584B"/>
    <w:rsid w:val="00A45C47"/>
    <w:rsid w:val="00A465E8"/>
    <w:rsid w:val="00A466AA"/>
    <w:rsid w:val="00A46937"/>
    <w:rsid w:val="00A46ACA"/>
    <w:rsid w:val="00A46BD5"/>
    <w:rsid w:val="00A4782B"/>
    <w:rsid w:val="00A47C36"/>
    <w:rsid w:val="00A47C42"/>
    <w:rsid w:val="00A47E96"/>
    <w:rsid w:val="00A47F82"/>
    <w:rsid w:val="00A5056D"/>
    <w:rsid w:val="00A51057"/>
    <w:rsid w:val="00A5149F"/>
    <w:rsid w:val="00A5234C"/>
    <w:rsid w:val="00A528C3"/>
    <w:rsid w:val="00A52D37"/>
    <w:rsid w:val="00A537A0"/>
    <w:rsid w:val="00A538A7"/>
    <w:rsid w:val="00A53B7F"/>
    <w:rsid w:val="00A541D6"/>
    <w:rsid w:val="00A56F0E"/>
    <w:rsid w:val="00A56F67"/>
    <w:rsid w:val="00A601F2"/>
    <w:rsid w:val="00A61154"/>
    <w:rsid w:val="00A61571"/>
    <w:rsid w:val="00A61DE2"/>
    <w:rsid w:val="00A62D39"/>
    <w:rsid w:val="00A6327B"/>
    <w:rsid w:val="00A639C9"/>
    <w:rsid w:val="00A646BE"/>
    <w:rsid w:val="00A64852"/>
    <w:rsid w:val="00A64860"/>
    <w:rsid w:val="00A65B4B"/>
    <w:rsid w:val="00A65E3B"/>
    <w:rsid w:val="00A6677B"/>
    <w:rsid w:val="00A67519"/>
    <w:rsid w:val="00A71C15"/>
    <w:rsid w:val="00A71F46"/>
    <w:rsid w:val="00A727C0"/>
    <w:rsid w:val="00A72833"/>
    <w:rsid w:val="00A738B5"/>
    <w:rsid w:val="00A73B0D"/>
    <w:rsid w:val="00A73D06"/>
    <w:rsid w:val="00A73EE1"/>
    <w:rsid w:val="00A73F9B"/>
    <w:rsid w:val="00A73FFA"/>
    <w:rsid w:val="00A745BF"/>
    <w:rsid w:val="00A747CC"/>
    <w:rsid w:val="00A75FAD"/>
    <w:rsid w:val="00A76A24"/>
    <w:rsid w:val="00A76CBC"/>
    <w:rsid w:val="00A77080"/>
    <w:rsid w:val="00A776D8"/>
    <w:rsid w:val="00A77D51"/>
    <w:rsid w:val="00A80633"/>
    <w:rsid w:val="00A8179F"/>
    <w:rsid w:val="00A819B0"/>
    <w:rsid w:val="00A81C31"/>
    <w:rsid w:val="00A834B3"/>
    <w:rsid w:val="00A83A96"/>
    <w:rsid w:val="00A83B5F"/>
    <w:rsid w:val="00A85372"/>
    <w:rsid w:val="00A85DCC"/>
    <w:rsid w:val="00A865DF"/>
    <w:rsid w:val="00A8668C"/>
    <w:rsid w:val="00A86B42"/>
    <w:rsid w:val="00A8705E"/>
    <w:rsid w:val="00A87675"/>
    <w:rsid w:val="00A876C8"/>
    <w:rsid w:val="00A87F32"/>
    <w:rsid w:val="00A90015"/>
    <w:rsid w:val="00A91497"/>
    <w:rsid w:val="00A92A2E"/>
    <w:rsid w:val="00A950CE"/>
    <w:rsid w:val="00A9528D"/>
    <w:rsid w:val="00A955E6"/>
    <w:rsid w:val="00A95C4F"/>
    <w:rsid w:val="00A95D2C"/>
    <w:rsid w:val="00A970D8"/>
    <w:rsid w:val="00A97590"/>
    <w:rsid w:val="00AA08DB"/>
    <w:rsid w:val="00AA0A40"/>
    <w:rsid w:val="00AA1704"/>
    <w:rsid w:val="00AA245F"/>
    <w:rsid w:val="00AA3FF4"/>
    <w:rsid w:val="00AA40C9"/>
    <w:rsid w:val="00AA4370"/>
    <w:rsid w:val="00AA4660"/>
    <w:rsid w:val="00AA57C0"/>
    <w:rsid w:val="00AA590B"/>
    <w:rsid w:val="00AA61CE"/>
    <w:rsid w:val="00AA6C1F"/>
    <w:rsid w:val="00AA6F11"/>
    <w:rsid w:val="00AA702F"/>
    <w:rsid w:val="00AA777B"/>
    <w:rsid w:val="00AB14B3"/>
    <w:rsid w:val="00AB24E1"/>
    <w:rsid w:val="00AB28DF"/>
    <w:rsid w:val="00AB2B91"/>
    <w:rsid w:val="00AB4652"/>
    <w:rsid w:val="00AB5754"/>
    <w:rsid w:val="00AB73AA"/>
    <w:rsid w:val="00AB7421"/>
    <w:rsid w:val="00AB7AD1"/>
    <w:rsid w:val="00AC0559"/>
    <w:rsid w:val="00AC15DF"/>
    <w:rsid w:val="00AC251F"/>
    <w:rsid w:val="00AC29AB"/>
    <w:rsid w:val="00AC2F34"/>
    <w:rsid w:val="00AC3244"/>
    <w:rsid w:val="00AC3675"/>
    <w:rsid w:val="00AC3677"/>
    <w:rsid w:val="00AC47FD"/>
    <w:rsid w:val="00AC60EA"/>
    <w:rsid w:val="00AC6FFE"/>
    <w:rsid w:val="00AC70B0"/>
    <w:rsid w:val="00AC7E82"/>
    <w:rsid w:val="00AD1E9C"/>
    <w:rsid w:val="00AD2278"/>
    <w:rsid w:val="00AD2A63"/>
    <w:rsid w:val="00AD3674"/>
    <w:rsid w:val="00AD6A58"/>
    <w:rsid w:val="00AD73BA"/>
    <w:rsid w:val="00AE04E2"/>
    <w:rsid w:val="00AE21FD"/>
    <w:rsid w:val="00AE251C"/>
    <w:rsid w:val="00AE2C90"/>
    <w:rsid w:val="00AE31BE"/>
    <w:rsid w:val="00AE42C5"/>
    <w:rsid w:val="00AE4840"/>
    <w:rsid w:val="00AE5273"/>
    <w:rsid w:val="00AE5FDA"/>
    <w:rsid w:val="00AE710E"/>
    <w:rsid w:val="00AE72A2"/>
    <w:rsid w:val="00AF0C81"/>
    <w:rsid w:val="00AF1084"/>
    <w:rsid w:val="00AF1A0A"/>
    <w:rsid w:val="00AF2CAC"/>
    <w:rsid w:val="00AF366E"/>
    <w:rsid w:val="00AF6C76"/>
    <w:rsid w:val="00AF73A0"/>
    <w:rsid w:val="00B009FA"/>
    <w:rsid w:val="00B018C5"/>
    <w:rsid w:val="00B02C0B"/>
    <w:rsid w:val="00B03438"/>
    <w:rsid w:val="00B037E5"/>
    <w:rsid w:val="00B0414D"/>
    <w:rsid w:val="00B0479A"/>
    <w:rsid w:val="00B04892"/>
    <w:rsid w:val="00B04B6A"/>
    <w:rsid w:val="00B05656"/>
    <w:rsid w:val="00B07904"/>
    <w:rsid w:val="00B11044"/>
    <w:rsid w:val="00B11276"/>
    <w:rsid w:val="00B11D44"/>
    <w:rsid w:val="00B11E72"/>
    <w:rsid w:val="00B122AF"/>
    <w:rsid w:val="00B12E49"/>
    <w:rsid w:val="00B14B40"/>
    <w:rsid w:val="00B14FBC"/>
    <w:rsid w:val="00B15025"/>
    <w:rsid w:val="00B15293"/>
    <w:rsid w:val="00B15472"/>
    <w:rsid w:val="00B16CB8"/>
    <w:rsid w:val="00B16E1E"/>
    <w:rsid w:val="00B17558"/>
    <w:rsid w:val="00B176C9"/>
    <w:rsid w:val="00B20B5E"/>
    <w:rsid w:val="00B212A7"/>
    <w:rsid w:val="00B2155C"/>
    <w:rsid w:val="00B22479"/>
    <w:rsid w:val="00B240D5"/>
    <w:rsid w:val="00B255E3"/>
    <w:rsid w:val="00B26499"/>
    <w:rsid w:val="00B26D2F"/>
    <w:rsid w:val="00B2717D"/>
    <w:rsid w:val="00B30183"/>
    <w:rsid w:val="00B30361"/>
    <w:rsid w:val="00B30378"/>
    <w:rsid w:val="00B30D80"/>
    <w:rsid w:val="00B30F41"/>
    <w:rsid w:val="00B3188B"/>
    <w:rsid w:val="00B3210C"/>
    <w:rsid w:val="00B325E4"/>
    <w:rsid w:val="00B32D0C"/>
    <w:rsid w:val="00B343E4"/>
    <w:rsid w:val="00B34930"/>
    <w:rsid w:val="00B34E33"/>
    <w:rsid w:val="00B35CD2"/>
    <w:rsid w:val="00B36908"/>
    <w:rsid w:val="00B374C5"/>
    <w:rsid w:val="00B37985"/>
    <w:rsid w:val="00B37BC0"/>
    <w:rsid w:val="00B37BE5"/>
    <w:rsid w:val="00B37F22"/>
    <w:rsid w:val="00B4037F"/>
    <w:rsid w:val="00B42125"/>
    <w:rsid w:val="00B43606"/>
    <w:rsid w:val="00B445FA"/>
    <w:rsid w:val="00B46B84"/>
    <w:rsid w:val="00B46D6A"/>
    <w:rsid w:val="00B476CC"/>
    <w:rsid w:val="00B51485"/>
    <w:rsid w:val="00B5247F"/>
    <w:rsid w:val="00B5355D"/>
    <w:rsid w:val="00B539FD"/>
    <w:rsid w:val="00B53DDD"/>
    <w:rsid w:val="00B542F4"/>
    <w:rsid w:val="00B54565"/>
    <w:rsid w:val="00B549E1"/>
    <w:rsid w:val="00B54CF4"/>
    <w:rsid w:val="00B5540B"/>
    <w:rsid w:val="00B5541C"/>
    <w:rsid w:val="00B5648C"/>
    <w:rsid w:val="00B6075D"/>
    <w:rsid w:val="00B61F00"/>
    <w:rsid w:val="00B63D52"/>
    <w:rsid w:val="00B63E1D"/>
    <w:rsid w:val="00B66151"/>
    <w:rsid w:val="00B67E7B"/>
    <w:rsid w:val="00B67FC5"/>
    <w:rsid w:val="00B704BF"/>
    <w:rsid w:val="00B711D4"/>
    <w:rsid w:val="00B71265"/>
    <w:rsid w:val="00B719FF"/>
    <w:rsid w:val="00B731A2"/>
    <w:rsid w:val="00B73815"/>
    <w:rsid w:val="00B74570"/>
    <w:rsid w:val="00B7498D"/>
    <w:rsid w:val="00B75743"/>
    <w:rsid w:val="00B77D65"/>
    <w:rsid w:val="00B8099D"/>
    <w:rsid w:val="00B80E11"/>
    <w:rsid w:val="00B82E07"/>
    <w:rsid w:val="00B82FD9"/>
    <w:rsid w:val="00B84BEE"/>
    <w:rsid w:val="00B84E3A"/>
    <w:rsid w:val="00B86363"/>
    <w:rsid w:val="00B874DC"/>
    <w:rsid w:val="00B875CD"/>
    <w:rsid w:val="00B8782B"/>
    <w:rsid w:val="00B90603"/>
    <w:rsid w:val="00B90855"/>
    <w:rsid w:val="00B909E0"/>
    <w:rsid w:val="00B91F25"/>
    <w:rsid w:val="00B92023"/>
    <w:rsid w:val="00B928E8"/>
    <w:rsid w:val="00B92BD4"/>
    <w:rsid w:val="00B937BF"/>
    <w:rsid w:val="00B938DE"/>
    <w:rsid w:val="00B93DA1"/>
    <w:rsid w:val="00B959D7"/>
    <w:rsid w:val="00B968C0"/>
    <w:rsid w:val="00B971C8"/>
    <w:rsid w:val="00B972C9"/>
    <w:rsid w:val="00BA005F"/>
    <w:rsid w:val="00BA0089"/>
    <w:rsid w:val="00BA0BC6"/>
    <w:rsid w:val="00BA0C77"/>
    <w:rsid w:val="00BA12AF"/>
    <w:rsid w:val="00BA1C05"/>
    <w:rsid w:val="00BA2ABF"/>
    <w:rsid w:val="00BA3569"/>
    <w:rsid w:val="00BA4E72"/>
    <w:rsid w:val="00BA636C"/>
    <w:rsid w:val="00BA6722"/>
    <w:rsid w:val="00BB09C2"/>
    <w:rsid w:val="00BB0CF0"/>
    <w:rsid w:val="00BB0DFF"/>
    <w:rsid w:val="00BB201F"/>
    <w:rsid w:val="00BB21C3"/>
    <w:rsid w:val="00BB21F4"/>
    <w:rsid w:val="00BB405B"/>
    <w:rsid w:val="00BB430C"/>
    <w:rsid w:val="00BB495D"/>
    <w:rsid w:val="00BB5244"/>
    <w:rsid w:val="00BB64F5"/>
    <w:rsid w:val="00BB66B5"/>
    <w:rsid w:val="00BB7579"/>
    <w:rsid w:val="00BB7655"/>
    <w:rsid w:val="00BC0529"/>
    <w:rsid w:val="00BC09C3"/>
    <w:rsid w:val="00BC0F94"/>
    <w:rsid w:val="00BC19BA"/>
    <w:rsid w:val="00BC1D23"/>
    <w:rsid w:val="00BC22ED"/>
    <w:rsid w:val="00BC28F7"/>
    <w:rsid w:val="00BC3222"/>
    <w:rsid w:val="00BC3543"/>
    <w:rsid w:val="00BC35E0"/>
    <w:rsid w:val="00BC3640"/>
    <w:rsid w:val="00BC3667"/>
    <w:rsid w:val="00BC3F5C"/>
    <w:rsid w:val="00BC4ACE"/>
    <w:rsid w:val="00BC4F2C"/>
    <w:rsid w:val="00BC53DD"/>
    <w:rsid w:val="00BC6051"/>
    <w:rsid w:val="00BC6F91"/>
    <w:rsid w:val="00BC70D7"/>
    <w:rsid w:val="00BC73ED"/>
    <w:rsid w:val="00BC7C9B"/>
    <w:rsid w:val="00BC7E0F"/>
    <w:rsid w:val="00BD041D"/>
    <w:rsid w:val="00BD08A3"/>
    <w:rsid w:val="00BD0DF3"/>
    <w:rsid w:val="00BD1752"/>
    <w:rsid w:val="00BD22EB"/>
    <w:rsid w:val="00BD3044"/>
    <w:rsid w:val="00BD3F87"/>
    <w:rsid w:val="00BD467D"/>
    <w:rsid w:val="00BD5830"/>
    <w:rsid w:val="00BD677A"/>
    <w:rsid w:val="00BD731E"/>
    <w:rsid w:val="00BD737D"/>
    <w:rsid w:val="00BD78AB"/>
    <w:rsid w:val="00BE035A"/>
    <w:rsid w:val="00BE05D6"/>
    <w:rsid w:val="00BE061B"/>
    <w:rsid w:val="00BE1AD2"/>
    <w:rsid w:val="00BE25ED"/>
    <w:rsid w:val="00BE4203"/>
    <w:rsid w:val="00BE4254"/>
    <w:rsid w:val="00BE4528"/>
    <w:rsid w:val="00BE4B8E"/>
    <w:rsid w:val="00BE4D32"/>
    <w:rsid w:val="00BE5EA2"/>
    <w:rsid w:val="00BE6266"/>
    <w:rsid w:val="00BE6401"/>
    <w:rsid w:val="00BE6530"/>
    <w:rsid w:val="00BE6BFF"/>
    <w:rsid w:val="00BE72B6"/>
    <w:rsid w:val="00BF02C9"/>
    <w:rsid w:val="00BF0B15"/>
    <w:rsid w:val="00BF1DA8"/>
    <w:rsid w:val="00BF368C"/>
    <w:rsid w:val="00BF3F64"/>
    <w:rsid w:val="00BF4291"/>
    <w:rsid w:val="00BF545B"/>
    <w:rsid w:val="00BF7A45"/>
    <w:rsid w:val="00C005E4"/>
    <w:rsid w:val="00C01627"/>
    <w:rsid w:val="00C01CAB"/>
    <w:rsid w:val="00C03272"/>
    <w:rsid w:val="00C0350C"/>
    <w:rsid w:val="00C03652"/>
    <w:rsid w:val="00C04DF5"/>
    <w:rsid w:val="00C05CB2"/>
    <w:rsid w:val="00C063AE"/>
    <w:rsid w:val="00C0744B"/>
    <w:rsid w:val="00C07D42"/>
    <w:rsid w:val="00C10B7E"/>
    <w:rsid w:val="00C12320"/>
    <w:rsid w:val="00C125C6"/>
    <w:rsid w:val="00C12A80"/>
    <w:rsid w:val="00C12E1B"/>
    <w:rsid w:val="00C13D5D"/>
    <w:rsid w:val="00C15570"/>
    <w:rsid w:val="00C16C48"/>
    <w:rsid w:val="00C1712D"/>
    <w:rsid w:val="00C17692"/>
    <w:rsid w:val="00C20956"/>
    <w:rsid w:val="00C215D6"/>
    <w:rsid w:val="00C22DDA"/>
    <w:rsid w:val="00C230EC"/>
    <w:rsid w:val="00C233B7"/>
    <w:rsid w:val="00C24E90"/>
    <w:rsid w:val="00C24EBB"/>
    <w:rsid w:val="00C2507D"/>
    <w:rsid w:val="00C254DC"/>
    <w:rsid w:val="00C262E6"/>
    <w:rsid w:val="00C2651A"/>
    <w:rsid w:val="00C2664E"/>
    <w:rsid w:val="00C26DD9"/>
    <w:rsid w:val="00C27064"/>
    <w:rsid w:val="00C2743B"/>
    <w:rsid w:val="00C27939"/>
    <w:rsid w:val="00C3001C"/>
    <w:rsid w:val="00C300F1"/>
    <w:rsid w:val="00C301C6"/>
    <w:rsid w:val="00C305AB"/>
    <w:rsid w:val="00C31049"/>
    <w:rsid w:val="00C31D26"/>
    <w:rsid w:val="00C347BE"/>
    <w:rsid w:val="00C34E8D"/>
    <w:rsid w:val="00C35A31"/>
    <w:rsid w:val="00C40747"/>
    <w:rsid w:val="00C42BFE"/>
    <w:rsid w:val="00C42C6E"/>
    <w:rsid w:val="00C42DCE"/>
    <w:rsid w:val="00C431C8"/>
    <w:rsid w:val="00C44A99"/>
    <w:rsid w:val="00C45EDB"/>
    <w:rsid w:val="00C463BF"/>
    <w:rsid w:val="00C4665B"/>
    <w:rsid w:val="00C477BD"/>
    <w:rsid w:val="00C50286"/>
    <w:rsid w:val="00C5140A"/>
    <w:rsid w:val="00C514D6"/>
    <w:rsid w:val="00C51727"/>
    <w:rsid w:val="00C51C9F"/>
    <w:rsid w:val="00C52DDA"/>
    <w:rsid w:val="00C53447"/>
    <w:rsid w:val="00C53584"/>
    <w:rsid w:val="00C53DF3"/>
    <w:rsid w:val="00C541A9"/>
    <w:rsid w:val="00C542AF"/>
    <w:rsid w:val="00C5469B"/>
    <w:rsid w:val="00C55203"/>
    <w:rsid w:val="00C568F5"/>
    <w:rsid w:val="00C56C2D"/>
    <w:rsid w:val="00C571E0"/>
    <w:rsid w:val="00C57B90"/>
    <w:rsid w:val="00C61003"/>
    <w:rsid w:val="00C61B3B"/>
    <w:rsid w:val="00C62187"/>
    <w:rsid w:val="00C6237A"/>
    <w:rsid w:val="00C64331"/>
    <w:rsid w:val="00C651D8"/>
    <w:rsid w:val="00C654AC"/>
    <w:rsid w:val="00C67799"/>
    <w:rsid w:val="00C67990"/>
    <w:rsid w:val="00C70631"/>
    <w:rsid w:val="00C7124B"/>
    <w:rsid w:val="00C720DC"/>
    <w:rsid w:val="00C72BCE"/>
    <w:rsid w:val="00C74252"/>
    <w:rsid w:val="00C743AF"/>
    <w:rsid w:val="00C744C4"/>
    <w:rsid w:val="00C75677"/>
    <w:rsid w:val="00C76551"/>
    <w:rsid w:val="00C776CF"/>
    <w:rsid w:val="00C77771"/>
    <w:rsid w:val="00C777A9"/>
    <w:rsid w:val="00C77A84"/>
    <w:rsid w:val="00C80517"/>
    <w:rsid w:val="00C8100B"/>
    <w:rsid w:val="00C81135"/>
    <w:rsid w:val="00C813BB"/>
    <w:rsid w:val="00C81DA4"/>
    <w:rsid w:val="00C82050"/>
    <w:rsid w:val="00C82E83"/>
    <w:rsid w:val="00C83C83"/>
    <w:rsid w:val="00C83E66"/>
    <w:rsid w:val="00C8443F"/>
    <w:rsid w:val="00C8576A"/>
    <w:rsid w:val="00C85CD3"/>
    <w:rsid w:val="00C87016"/>
    <w:rsid w:val="00C87375"/>
    <w:rsid w:val="00C90B7A"/>
    <w:rsid w:val="00C912F5"/>
    <w:rsid w:val="00C912FE"/>
    <w:rsid w:val="00C92792"/>
    <w:rsid w:val="00C92B41"/>
    <w:rsid w:val="00C933CB"/>
    <w:rsid w:val="00C93B41"/>
    <w:rsid w:val="00C93B65"/>
    <w:rsid w:val="00C941CF"/>
    <w:rsid w:val="00C94429"/>
    <w:rsid w:val="00C946C6"/>
    <w:rsid w:val="00C95453"/>
    <w:rsid w:val="00C959F4"/>
    <w:rsid w:val="00C96AE9"/>
    <w:rsid w:val="00C970B9"/>
    <w:rsid w:val="00C97202"/>
    <w:rsid w:val="00C97CBA"/>
    <w:rsid w:val="00CA1EBE"/>
    <w:rsid w:val="00CA34D5"/>
    <w:rsid w:val="00CA36B3"/>
    <w:rsid w:val="00CA4AA2"/>
    <w:rsid w:val="00CA5212"/>
    <w:rsid w:val="00CA5299"/>
    <w:rsid w:val="00CA52EC"/>
    <w:rsid w:val="00CA66B6"/>
    <w:rsid w:val="00CA7C55"/>
    <w:rsid w:val="00CB002D"/>
    <w:rsid w:val="00CB0080"/>
    <w:rsid w:val="00CB1D65"/>
    <w:rsid w:val="00CB489D"/>
    <w:rsid w:val="00CB52EA"/>
    <w:rsid w:val="00CB5B27"/>
    <w:rsid w:val="00CB6692"/>
    <w:rsid w:val="00CB670E"/>
    <w:rsid w:val="00CB6DD0"/>
    <w:rsid w:val="00CB6FF1"/>
    <w:rsid w:val="00CC0E4E"/>
    <w:rsid w:val="00CC1A4A"/>
    <w:rsid w:val="00CC20F3"/>
    <w:rsid w:val="00CC3AA4"/>
    <w:rsid w:val="00CC3C48"/>
    <w:rsid w:val="00CC6D4B"/>
    <w:rsid w:val="00CC72E5"/>
    <w:rsid w:val="00CD045C"/>
    <w:rsid w:val="00CD19BC"/>
    <w:rsid w:val="00CD2CE2"/>
    <w:rsid w:val="00CD2EFE"/>
    <w:rsid w:val="00CD37B1"/>
    <w:rsid w:val="00CD56A4"/>
    <w:rsid w:val="00CD629A"/>
    <w:rsid w:val="00CD671E"/>
    <w:rsid w:val="00CD6D39"/>
    <w:rsid w:val="00CE03E7"/>
    <w:rsid w:val="00CE17D6"/>
    <w:rsid w:val="00CE1C45"/>
    <w:rsid w:val="00CE2645"/>
    <w:rsid w:val="00CE2F7A"/>
    <w:rsid w:val="00CE3B8C"/>
    <w:rsid w:val="00CE45BF"/>
    <w:rsid w:val="00CE492B"/>
    <w:rsid w:val="00CE4B39"/>
    <w:rsid w:val="00CE4DEC"/>
    <w:rsid w:val="00CE5432"/>
    <w:rsid w:val="00CE68E2"/>
    <w:rsid w:val="00CE6CD3"/>
    <w:rsid w:val="00CE73ED"/>
    <w:rsid w:val="00CE7503"/>
    <w:rsid w:val="00CE7780"/>
    <w:rsid w:val="00CE7FFD"/>
    <w:rsid w:val="00CF03EF"/>
    <w:rsid w:val="00CF0B98"/>
    <w:rsid w:val="00CF1673"/>
    <w:rsid w:val="00CF1A48"/>
    <w:rsid w:val="00CF38CD"/>
    <w:rsid w:val="00CF391C"/>
    <w:rsid w:val="00CF3B49"/>
    <w:rsid w:val="00CF3BBC"/>
    <w:rsid w:val="00CF3F1A"/>
    <w:rsid w:val="00CF4031"/>
    <w:rsid w:val="00CF40F6"/>
    <w:rsid w:val="00CF584D"/>
    <w:rsid w:val="00CF5875"/>
    <w:rsid w:val="00CF58B4"/>
    <w:rsid w:val="00CF68A3"/>
    <w:rsid w:val="00CF79EF"/>
    <w:rsid w:val="00D015AE"/>
    <w:rsid w:val="00D02F0A"/>
    <w:rsid w:val="00D030BD"/>
    <w:rsid w:val="00D032DA"/>
    <w:rsid w:val="00D05300"/>
    <w:rsid w:val="00D0532C"/>
    <w:rsid w:val="00D05345"/>
    <w:rsid w:val="00D05B0F"/>
    <w:rsid w:val="00D05E0C"/>
    <w:rsid w:val="00D06365"/>
    <w:rsid w:val="00D06FA0"/>
    <w:rsid w:val="00D07260"/>
    <w:rsid w:val="00D10042"/>
    <w:rsid w:val="00D10C83"/>
    <w:rsid w:val="00D10D1C"/>
    <w:rsid w:val="00D110AD"/>
    <w:rsid w:val="00D113A4"/>
    <w:rsid w:val="00D11583"/>
    <w:rsid w:val="00D11751"/>
    <w:rsid w:val="00D121FF"/>
    <w:rsid w:val="00D12D23"/>
    <w:rsid w:val="00D133C8"/>
    <w:rsid w:val="00D146D5"/>
    <w:rsid w:val="00D16590"/>
    <w:rsid w:val="00D172ED"/>
    <w:rsid w:val="00D17EFB"/>
    <w:rsid w:val="00D17F60"/>
    <w:rsid w:val="00D17F83"/>
    <w:rsid w:val="00D2119E"/>
    <w:rsid w:val="00D2297D"/>
    <w:rsid w:val="00D235C4"/>
    <w:rsid w:val="00D23CD8"/>
    <w:rsid w:val="00D2407D"/>
    <w:rsid w:val="00D24331"/>
    <w:rsid w:val="00D244C4"/>
    <w:rsid w:val="00D24E34"/>
    <w:rsid w:val="00D27333"/>
    <w:rsid w:val="00D30CFB"/>
    <w:rsid w:val="00D312F0"/>
    <w:rsid w:val="00D31D43"/>
    <w:rsid w:val="00D3434B"/>
    <w:rsid w:val="00D343F1"/>
    <w:rsid w:val="00D34EA7"/>
    <w:rsid w:val="00D3511D"/>
    <w:rsid w:val="00D35CA8"/>
    <w:rsid w:val="00D35D16"/>
    <w:rsid w:val="00D35EF9"/>
    <w:rsid w:val="00D366E9"/>
    <w:rsid w:val="00D4034C"/>
    <w:rsid w:val="00D403BC"/>
    <w:rsid w:val="00D4066E"/>
    <w:rsid w:val="00D40CB6"/>
    <w:rsid w:val="00D41E07"/>
    <w:rsid w:val="00D422E1"/>
    <w:rsid w:val="00D43231"/>
    <w:rsid w:val="00D43740"/>
    <w:rsid w:val="00D43DC5"/>
    <w:rsid w:val="00D444A9"/>
    <w:rsid w:val="00D44B63"/>
    <w:rsid w:val="00D44D0B"/>
    <w:rsid w:val="00D45FCF"/>
    <w:rsid w:val="00D4650B"/>
    <w:rsid w:val="00D47252"/>
    <w:rsid w:val="00D47981"/>
    <w:rsid w:val="00D47E3C"/>
    <w:rsid w:val="00D515B1"/>
    <w:rsid w:val="00D51820"/>
    <w:rsid w:val="00D51870"/>
    <w:rsid w:val="00D518C7"/>
    <w:rsid w:val="00D520DC"/>
    <w:rsid w:val="00D5257B"/>
    <w:rsid w:val="00D534B3"/>
    <w:rsid w:val="00D534EE"/>
    <w:rsid w:val="00D53B39"/>
    <w:rsid w:val="00D53D8F"/>
    <w:rsid w:val="00D549BF"/>
    <w:rsid w:val="00D550EF"/>
    <w:rsid w:val="00D55A87"/>
    <w:rsid w:val="00D57247"/>
    <w:rsid w:val="00D57489"/>
    <w:rsid w:val="00D57840"/>
    <w:rsid w:val="00D57C3C"/>
    <w:rsid w:val="00D61293"/>
    <w:rsid w:val="00D6224D"/>
    <w:rsid w:val="00D625D3"/>
    <w:rsid w:val="00D626B8"/>
    <w:rsid w:val="00D634D7"/>
    <w:rsid w:val="00D63930"/>
    <w:rsid w:val="00D63E78"/>
    <w:rsid w:val="00D65EC5"/>
    <w:rsid w:val="00D661DD"/>
    <w:rsid w:val="00D66730"/>
    <w:rsid w:val="00D6697C"/>
    <w:rsid w:val="00D66A1E"/>
    <w:rsid w:val="00D6770C"/>
    <w:rsid w:val="00D677D4"/>
    <w:rsid w:val="00D67FE8"/>
    <w:rsid w:val="00D708DF"/>
    <w:rsid w:val="00D70AF8"/>
    <w:rsid w:val="00D70B02"/>
    <w:rsid w:val="00D70DE6"/>
    <w:rsid w:val="00D72137"/>
    <w:rsid w:val="00D729CA"/>
    <w:rsid w:val="00D73DF5"/>
    <w:rsid w:val="00D77105"/>
    <w:rsid w:val="00D771A1"/>
    <w:rsid w:val="00D80692"/>
    <w:rsid w:val="00D80A8F"/>
    <w:rsid w:val="00D813C4"/>
    <w:rsid w:val="00D820B0"/>
    <w:rsid w:val="00D82D14"/>
    <w:rsid w:val="00D82DE2"/>
    <w:rsid w:val="00D85081"/>
    <w:rsid w:val="00D85F6D"/>
    <w:rsid w:val="00D87A5E"/>
    <w:rsid w:val="00D92B29"/>
    <w:rsid w:val="00D93B9F"/>
    <w:rsid w:val="00D945FE"/>
    <w:rsid w:val="00D94ACA"/>
    <w:rsid w:val="00D94F27"/>
    <w:rsid w:val="00D96ECC"/>
    <w:rsid w:val="00DA036E"/>
    <w:rsid w:val="00DA0EC6"/>
    <w:rsid w:val="00DA16AD"/>
    <w:rsid w:val="00DA28DB"/>
    <w:rsid w:val="00DA3340"/>
    <w:rsid w:val="00DA3603"/>
    <w:rsid w:val="00DA4111"/>
    <w:rsid w:val="00DA44ED"/>
    <w:rsid w:val="00DA49A1"/>
    <w:rsid w:val="00DA4D14"/>
    <w:rsid w:val="00DA51AC"/>
    <w:rsid w:val="00DA6609"/>
    <w:rsid w:val="00DA6949"/>
    <w:rsid w:val="00DA6E7D"/>
    <w:rsid w:val="00DA7764"/>
    <w:rsid w:val="00DB0989"/>
    <w:rsid w:val="00DB10CA"/>
    <w:rsid w:val="00DB1649"/>
    <w:rsid w:val="00DB1F92"/>
    <w:rsid w:val="00DB4DAA"/>
    <w:rsid w:val="00DB55B9"/>
    <w:rsid w:val="00DB55D1"/>
    <w:rsid w:val="00DB6DC0"/>
    <w:rsid w:val="00DB707B"/>
    <w:rsid w:val="00DB7184"/>
    <w:rsid w:val="00DB756D"/>
    <w:rsid w:val="00DB75B4"/>
    <w:rsid w:val="00DB78AF"/>
    <w:rsid w:val="00DB7C96"/>
    <w:rsid w:val="00DC16E0"/>
    <w:rsid w:val="00DC2904"/>
    <w:rsid w:val="00DC2A07"/>
    <w:rsid w:val="00DC4D05"/>
    <w:rsid w:val="00DC4F34"/>
    <w:rsid w:val="00DC4F87"/>
    <w:rsid w:val="00DC51B5"/>
    <w:rsid w:val="00DC641B"/>
    <w:rsid w:val="00DC6940"/>
    <w:rsid w:val="00DC6F03"/>
    <w:rsid w:val="00DD02EB"/>
    <w:rsid w:val="00DD0F20"/>
    <w:rsid w:val="00DD1225"/>
    <w:rsid w:val="00DD17AC"/>
    <w:rsid w:val="00DD1CD1"/>
    <w:rsid w:val="00DD25E6"/>
    <w:rsid w:val="00DD3954"/>
    <w:rsid w:val="00DD4864"/>
    <w:rsid w:val="00DD5240"/>
    <w:rsid w:val="00DD5946"/>
    <w:rsid w:val="00DD5BB2"/>
    <w:rsid w:val="00DD65BA"/>
    <w:rsid w:val="00DD6642"/>
    <w:rsid w:val="00DD6E5A"/>
    <w:rsid w:val="00DE1F9F"/>
    <w:rsid w:val="00DE2C37"/>
    <w:rsid w:val="00DE3D8B"/>
    <w:rsid w:val="00DE5CC2"/>
    <w:rsid w:val="00DE6D11"/>
    <w:rsid w:val="00DE749B"/>
    <w:rsid w:val="00DF046F"/>
    <w:rsid w:val="00DF09CB"/>
    <w:rsid w:val="00DF09E7"/>
    <w:rsid w:val="00DF1284"/>
    <w:rsid w:val="00DF12C3"/>
    <w:rsid w:val="00DF3450"/>
    <w:rsid w:val="00DF36E7"/>
    <w:rsid w:val="00DF3FC2"/>
    <w:rsid w:val="00DF4C09"/>
    <w:rsid w:val="00DF508B"/>
    <w:rsid w:val="00DF5F1B"/>
    <w:rsid w:val="00DF72DC"/>
    <w:rsid w:val="00E008D0"/>
    <w:rsid w:val="00E01470"/>
    <w:rsid w:val="00E01821"/>
    <w:rsid w:val="00E01CEC"/>
    <w:rsid w:val="00E03644"/>
    <w:rsid w:val="00E05188"/>
    <w:rsid w:val="00E074F1"/>
    <w:rsid w:val="00E100D4"/>
    <w:rsid w:val="00E10462"/>
    <w:rsid w:val="00E1102E"/>
    <w:rsid w:val="00E111D0"/>
    <w:rsid w:val="00E1176D"/>
    <w:rsid w:val="00E1224B"/>
    <w:rsid w:val="00E13386"/>
    <w:rsid w:val="00E15B41"/>
    <w:rsid w:val="00E1654E"/>
    <w:rsid w:val="00E1726D"/>
    <w:rsid w:val="00E203A8"/>
    <w:rsid w:val="00E20542"/>
    <w:rsid w:val="00E21026"/>
    <w:rsid w:val="00E218AC"/>
    <w:rsid w:val="00E21D37"/>
    <w:rsid w:val="00E23399"/>
    <w:rsid w:val="00E2373A"/>
    <w:rsid w:val="00E2380A"/>
    <w:rsid w:val="00E25395"/>
    <w:rsid w:val="00E26502"/>
    <w:rsid w:val="00E26546"/>
    <w:rsid w:val="00E266F2"/>
    <w:rsid w:val="00E26831"/>
    <w:rsid w:val="00E27DD0"/>
    <w:rsid w:val="00E307B4"/>
    <w:rsid w:val="00E32AD5"/>
    <w:rsid w:val="00E33ADE"/>
    <w:rsid w:val="00E34089"/>
    <w:rsid w:val="00E340AF"/>
    <w:rsid w:val="00E34FB5"/>
    <w:rsid w:val="00E3693C"/>
    <w:rsid w:val="00E36AFE"/>
    <w:rsid w:val="00E405BA"/>
    <w:rsid w:val="00E41A76"/>
    <w:rsid w:val="00E427CA"/>
    <w:rsid w:val="00E43A3F"/>
    <w:rsid w:val="00E44207"/>
    <w:rsid w:val="00E44628"/>
    <w:rsid w:val="00E44C79"/>
    <w:rsid w:val="00E4544D"/>
    <w:rsid w:val="00E45E72"/>
    <w:rsid w:val="00E47433"/>
    <w:rsid w:val="00E50393"/>
    <w:rsid w:val="00E50987"/>
    <w:rsid w:val="00E50A4B"/>
    <w:rsid w:val="00E519B1"/>
    <w:rsid w:val="00E51D06"/>
    <w:rsid w:val="00E52660"/>
    <w:rsid w:val="00E530FA"/>
    <w:rsid w:val="00E53BE3"/>
    <w:rsid w:val="00E53F4C"/>
    <w:rsid w:val="00E548E3"/>
    <w:rsid w:val="00E54A05"/>
    <w:rsid w:val="00E54ABA"/>
    <w:rsid w:val="00E54AD9"/>
    <w:rsid w:val="00E5523A"/>
    <w:rsid w:val="00E558F9"/>
    <w:rsid w:val="00E5672F"/>
    <w:rsid w:val="00E570DD"/>
    <w:rsid w:val="00E6039D"/>
    <w:rsid w:val="00E6056F"/>
    <w:rsid w:val="00E60E64"/>
    <w:rsid w:val="00E6105E"/>
    <w:rsid w:val="00E61410"/>
    <w:rsid w:val="00E61EA4"/>
    <w:rsid w:val="00E625B1"/>
    <w:rsid w:val="00E6372E"/>
    <w:rsid w:val="00E63E7F"/>
    <w:rsid w:val="00E63EB4"/>
    <w:rsid w:val="00E651B5"/>
    <w:rsid w:val="00E656B8"/>
    <w:rsid w:val="00E66813"/>
    <w:rsid w:val="00E66976"/>
    <w:rsid w:val="00E66977"/>
    <w:rsid w:val="00E66D80"/>
    <w:rsid w:val="00E70EF4"/>
    <w:rsid w:val="00E71078"/>
    <w:rsid w:val="00E72046"/>
    <w:rsid w:val="00E72DCF"/>
    <w:rsid w:val="00E739F5"/>
    <w:rsid w:val="00E751E9"/>
    <w:rsid w:val="00E76D13"/>
    <w:rsid w:val="00E773B6"/>
    <w:rsid w:val="00E7754B"/>
    <w:rsid w:val="00E77F85"/>
    <w:rsid w:val="00E81D56"/>
    <w:rsid w:val="00E81E3B"/>
    <w:rsid w:val="00E83458"/>
    <w:rsid w:val="00E83512"/>
    <w:rsid w:val="00E83E0D"/>
    <w:rsid w:val="00E84442"/>
    <w:rsid w:val="00E84ABF"/>
    <w:rsid w:val="00E85A33"/>
    <w:rsid w:val="00E85F44"/>
    <w:rsid w:val="00E869D3"/>
    <w:rsid w:val="00E871E8"/>
    <w:rsid w:val="00E87E16"/>
    <w:rsid w:val="00E90661"/>
    <w:rsid w:val="00E90EC5"/>
    <w:rsid w:val="00E9106D"/>
    <w:rsid w:val="00E91DAA"/>
    <w:rsid w:val="00E92302"/>
    <w:rsid w:val="00E9278F"/>
    <w:rsid w:val="00E941B4"/>
    <w:rsid w:val="00E94ADC"/>
    <w:rsid w:val="00E94AEF"/>
    <w:rsid w:val="00E94CDC"/>
    <w:rsid w:val="00E9516A"/>
    <w:rsid w:val="00E95CFA"/>
    <w:rsid w:val="00E97BB7"/>
    <w:rsid w:val="00EA02EC"/>
    <w:rsid w:val="00EA1537"/>
    <w:rsid w:val="00EA1C73"/>
    <w:rsid w:val="00EA234B"/>
    <w:rsid w:val="00EA2C15"/>
    <w:rsid w:val="00EA2DDD"/>
    <w:rsid w:val="00EA5096"/>
    <w:rsid w:val="00EA5DC6"/>
    <w:rsid w:val="00EA6189"/>
    <w:rsid w:val="00EB1F2A"/>
    <w:rsid w:val="00EB201E"/>
    <w:rsid w:val="00EB3DA6"/>
    <w:rsid w:val="00EB43CA"/>
    <w:rsid w:val="00EB6ECA"/>
    <w:rsid w:val="00EB7337"/>
    <w:rsid w:val="00EB75A7"/>
    <w:rsid w:val="00EB7BA7"/>
    <w:rsid w:val="00EC0437"/>
    <w:rsid w:val="00EC0DD8"/>
    <w:rsid w:val="00EC1A01"/>
    <w:rsid w:val="00EC1DE6"/>
    <w:rsid w:val="00EC1F83"/>
    <w:rsid w:val="00EC2B26"/>
    <w:rsid w:val="00EC3296"/>
    <w:rsid w:val="00EC3B04"/>
    <w:rsid w:val="00EC4069"/>
    <w:rsid w:val="00EC6592"/>
    <w:rsid w:val="00EC667F"/>
    <w:rsid w:val="00EC6F84"/>
    <w:rsid w:val="00EC7DE6"/>
    <w:rsid w:val="00ED14EC"/>
    <w:rsid w:val="00ED30D1"/>
    <w:rsid w:val="00ED3954"/>
    <w:rsid w:val="00ED44C3"/>
    <w:rsid w:val="00ED4804"/>
    <w:rsid w:val="00ED4AF3"/>
    <w:rsid w:val="00ED4D4D"/>
    <w:rsid w:val="00ED5705"/>
    <w:rsid w:val="00ED5F03"/>
    <w:rsid w:val="00ED67B4"/>
    <w:rsid w:val="00ED6AAF"/>
    <w:rsid w:val="00ED7F45"/>
    <w:rsid w:val="00EE0671"/>
    <w:rsid w:val="00EE07DA"/>
    <w:rsid w:val="00EE0F17"/>
    <w:rsid w:val="00EE1869"/>
    <w:rsid w:val="00EE1D48"/>
    <w:rsid w:val="00EE2006"/>
    <w:rsid w:val="00EE41A1"/>
    <w:rsid w:val="00EE431F"/>
    <w:rsid w:val="00EE440E"/>
    <w:rsid w:val="00EE5237"/>
    <w:rsid w:val="00EE5633"/>
    <w:rsid w:val="00EE594B"/>
    <w:rsid w:val="00EE59A4"/>
    <w:rsid w:val="00EE69BF"/>
    <w:rsid w:val="00EE765C"/>
    <w:rsid w:val="00EE76F4"/>
    <w:rsid w:val="00EF0FF0"/>
    <w:rsid w:val="00EF1780"/>
    <w:rsid w:val="00EF1DF5"/>
    <w:rsid w:val="00EF1E5D"/>
    <w:rsid w:val="00EF2876"/>
    <w:rsid w:val="00EF2C15"/>
    <w:rsid w:val="00EF33FF"/>
    <w:rsid w:val="00EF3433"/>
    <w:rsid w:val="00EF36E9"/>
    <w:rsid w:val="00EF38DD"/>
    <w:rsid w:val="00EF404C"/>
    <w:rsid w:val="00EF41A8"/>
    <w:rsid w:val="00EF4E09"/>
    <w:rsid w:val="00EF5840"/>
    <w:rsid w:val="00EF6655"/>
    <w:rsid w:val="00EF6661"/>
    <w:rsid w:val="00EF6D55"/>
    <w:rsid w:val="00EF6EB2"/>
    <w:rsid w:val="00EF6F2A"/>
    <w:rsid w:val="00EF6F68"/>
    <w:rsid w:val="00F0088C"/>
    <w:rsid w:val="00F0114C"/>
    <w:rsid w:val="00F01655"/>
    <w:rsid w:val="00F021BC"/>
    <w:rsid w:val="00F02FB3"/>
    <w:rsid w:val="00F06EEE"/>
    <w:rsid w:val="00F07980"/>
    <w:rsid w:val="00F07D66"/>
    <w:rsid w:val="00F10D07"/>
    <w:rsid w:val="00F1162D"/>
    <w:rsid w:val="00F11A61"/>
    <w:rsid w:val="00F136B7"/>
    <w:rsid w:val="00F137D8"/>
    <w:rsid w:val="00F1394B"/>
    <w:rsid w:val="00F13C46"/>
    <w:rsid w:val="00F14B87"/>
    <w:rsid w:val="00F15D01"/>
    <w:rsid w:val="00F21684"/>
    <w:rsid w:val="00F21BAB"/>
    <w:rsid w:val="00F21F86"/>
    <w:rsid w:val="00F22BD5"/>
    <w:rsid w:val="00F230F0"/>
    <w:rsid w:val="00F23B01"/>
    <w:rsid w:val="00F23D18"/>
    <w:rsid w:val="00F257E7"/>
    <w:rsid w:val="00F261DF"/>
    <w:rsid w:val="00F26CF6"/>
    <w:rsid w:val="00F3002C"/>
    <w:rsid w:val="00F31A84"/>
    <w:rsid w:val="00F323A3"/>
    <w:rsid w:val="00F32CEA"/>
    <w:rsid w:val="00F33D00"/>
    <w:rsid w:val="00F34008"/>
    <w:rsid w:val="00F35201"/>
    <w:rsid w:val="00F35A56"/>
    <w:rsid w:val="00F36598"/>
    <w:rsid w:val="00F372B7"/>
    <w:rsid w:val="00F40156"/>
    <w:rsid w:val="00F40EC0"/>
    <w:rsid w:val="00F41091"/>
    <w:rsid w:val="00F4132E"/>
    <w:rsid w:val="00F41D5A"/>
    <w:rsid w:val="00F434AC"/>
    <w:rsid w:val="00F44009"/>
    <w:rsid w:val="00F44929"/>
    <w:rsid w:val="00F45563"/>
    <w:rsid w:val="00F45689"/>
    <w:rsid w:val="00F45B34"/>
    <w:rsid w:val="00F4616D"/>
    <w:rsid w:val="00F4765B"/>
    <w:rsid w:val="00F479AD"/>
    <w:rsid w:val="00F47FCE"/>
    <w:rsid w:val="00F50420"/>
    <w:rsid w:val="00F508C1"/>
    <w:rsid w:val="00F51C18"/>
    <w:rsid w:val="00F5308C"/>
    <w:rsid w:val="00F53FBC"/>
    <w:rsid w:val="00F54209"/>
    <w:rsid w:val="00F54B99"/>
    <w:rsid w:val="00F559C6"/>
    <w:rsid w:val="00F560B4"/>
    <w:rsid w:val="00F56914"/>
    <w:rsid w:val="00F60B10"/>
    <w:rsid w:val="00F61AD3"/>
    <w:rsid w:val="00F61DA0"/>
    <w:rsid w:val="00F6233A"/>
    <w:rsid w:val="00F624F5"/>
    <w:rsid w:val="00F62607"/>
    <w:rsid w:val="00F6352E"/>
    <w:rsid w:val="00F63B18"/>
    <w:rsid w:val="00F63B9B"/>
    <w:rsid w:val="00F64E48"/>
    <w:rsid w:val="00F66678"/>
    <w:rsid w:val="00F66A14"/>
    <w:rsid w:val="00F67164"/>
    <w:rsid w:val="00F707C5"/>
    <w:rsid w:val="00F708C6"/>
    <w:rsid w:val="00F70B7C"/>
    <w:rsid w:val="00F717E5"/>
    <w:rsid w:val="00F72395"/>
    <w:rsid w:val="00F73A23"/>
    <w:rsid w:val="00F73C94"/>
    <w:rsid w:val="00F7590D"/>
    <w:rsid w:val="00F768CD"/>
    <w:rsid w:val="00F771E4"/>
    <w:rsid w:val="00F77C14"/>
    <w:rsid w:val="00F80C04"/>
    <w:rsid w:val="00F81530"/>
    <w:rsid w:val="00F8193C"/>
    <w:rsid w:val="00F81C66"/>
    <w:rsid w:val="00F827DE"/>
    <w:rsid w:val="00F82830"/>
    <w:rsid w:val="00F83228"/>
    <w:rsid w:val="00F833E3"/>
    <w:rsid w:val="00F8363A"/>
    <w:rsid w:val="00F83C17"/>
    <w:rsid w:val="00F84344"/>
    <w:rsid w:val="00F848B6"/>
    <w:rsid w:val="00F854C4"/>
    <w:rsid w:val="00F857E0"/>
    <w:rsid w:val="00F867E5"/>
    <w:rsid w:val="00F868AF"/>
    <w:rsid w:val="00F8737E"/>
    <w:rsid w:val="00F8738D"/>
    <w:rsid w:val="00F90DCB"/>
    <w:rsid w:val="00F91A44"/>
    <w:rsid w:val="00F91CA4"/>
    <w:rsid w:val="00F91E22"/>
    <w:rsid w:val="00F9224F"/>
    <w:rsid w:val="00F9243D"/>
    <w:rsid w:val="00F9296F"/>
    <w:rsid w:val="00F93CD7"/>
    <w:rsid w:val="00F95890"/>
    <w:rsid w:val="00F964DB"/>
    <w:rsid w:val="00F965D0"/>
    <w:rsid w:val="00F96795"/>
    <w:rsid w:val="00F96B32"/>
    <w:rsid w:val="00F971C6"/>
    <w:rsid w:val="00F97515"/>
    <w:rsid w:val="00F97DAE"/>
    <w:rsid w:val="00FA07C7"/>
    <w:rsid w:val="00FA2C86"/>
    <w:rsid w:val="00FA30B3"/>
    <w:rsid w:val="00FA314B"/>
    <w:rsid w:val="00FA3336"/>
    <w:rsid w:val="00FA3895"/>
    <w:rsid w:val="00FA398C"/>
    <w:rsid w:val="00FA43D4"/>
    <w:rsid w:val="00FA6B00"/>
    <w:rsid w:val="00FA7652"/>
    <w:rsid w:val="00FA7D87"/>
    <w:rsid w:val="00FB07EB"/>
    <w:rsid w:val="00FB08EF"/>
    <w:rsid w:val="00FB1164"/>
    <w:rsid w:val="00FB1E28"/>
    <w:rsid w:val="00FB29A7"/>
    <w:rsid w:val="00FB2FF3"/>
    <w:rsid w:val="00FB3F97"/>
    <w:rsid w:val="00FB635B"/>
    <w:rsid w:val="00FB7363"/>
    <w:rsid w:val="00FC04B5"/>
    <w:rsid w:val="00FC2D80"/>
    <w:rsid w:val="00FC2DDF"/>
    <w:rsid w:val="00FC2DFB"/>
    <w:rsid w:val="00FC392D"/>
    <w:rsid w:val="00FC39CD"/>
    <w:rsid w:val="00FC4213"/>
    <w:rsid w:val="00FC43A0"/>
    <w:rsid w:val="00FC5FB1"/>
    <w:rsid w:val="00FC6967"/>
    <w:rsid w:val="00FC7216"/>
    <w:rsid w:val="00FC7546"/>
    <w:rsid w:val="00FC76B3"/>
    <w:rsid w:val="00FD20EB"/>
    <w:rsid w:val="00FD21EC"/>
    <w:rsid w:val="00FD2BDF"/>
    <w:rsid w:val="00FD31A4"/>
    <w:rsid w:val="00FD4DF1"/>
    <w:rsid w:val="00FD53DD"/>
    <w:rsid w:val="00FD585C"/>
    <w:rsid w:val="00FD59AD"/>
    <w:rsid w:val="00FD6145"/>
    <w:rsid w:val="00FE139D"/>
    <w:rsid w:val="00FE2C5E"/>
    <w:rsid w:val="00FE2E67"/>
    <w:rsid w:val="00FE3250"/>
    <w:rsid w:val="00FE4F56"/>
    <w:rsid w:val="00FE55D6"/>
    <w:rsid w:val="00FE5D14"/>
    <w:rsid w:val="00FE671B"/>
    <w:rsid w:val="00FE6E47"/>
    <w:rsid w:val="00FF0E47"/>
    <w:rsid w:val="00FF0E7D"/>
    <w:rsid w:val="00FF0FCA"/>
    <w:rsid w:val="00FF102C"/>
    <w:rsid w:val="00FF19CF"/>
    <w:rsid w:val="00FF1F53"/>
    <w:rsid w:val="00FF41FA"/>
    <w:rsid w:val="00FF5BBD"/>
    <w:rsid w:val="00FF5E63"/>
    <w:rsid w:val="00FF664C"/>
    <w:rsid w:val="00FF6DC4"/>
    <w:rsid w:val="00FF787B"/>
    <w:rsid w:val="00FF7B35"/>
    <w:rsid w:val="00FF7DA2"/>
    <w:rsid w:val="00FF7FFD"/>
    <w:rsid w:val="21DD3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2AD911"/>
  <w15:docId w15:val="{503A2497-57D9-42A3-886D-9D7B4768CF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Calibri" w:cs="Calibri"/>
        <w:lang w:val="en-GB" w:eastAsia="en-GB" w:bidi="ar-SA"/>
      </w:rPr>
    </w:rPrDefault>
    <w:pPrDefault>
      <w:pPr>
        <w:spacing w:before="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009E367A"/>
    <w:pPr>
      <w:keepNext/>
      <w:keepLines/>
      <w:numPr>
        <w:numId w:val="7"/>
      </w:numPr>
      <w:spacing w:before="240" w:after="240" w:line="240" w:lineRule="auto"/>
      <w:jc w:val="left"/>
      <w:outlineLvl w:val="0"/>
    </w:pPr>
    <w:rPr>
      <w:b/>
      <w:sz w:val="26"/>
      <w:szCs w:val="26"/>
    </w:rPr>
  </w:style>
  <w:style w:type="paragraph" w:styleId="Heading2">
    <w:name w:val="heading 2"/>
    <w:basedOn w:val="Heading1"/>
    <w:next w:val="Normal"/>
    <w:uiPriority w:val="9"/>
    <w:unhideWhenUsed/>
    <w:qFormat/>
    <w:rsid w:val="00232F0C"/>
    <w:pPr>
      <w:numPr>
        <w:ilvl w:val="1"/>
      </w:numPr>
      <w:outlineLvl w:val="1"/>
    </w:pPr>
  </w:style>
  <w:style w:type="paragraph" w:styleId="Heading3">
    <w:name w:val="heading 3"/>
    <w:basedOn w:val="Normal"/>
    <w:next w:val="Normal"/>
    <w:uiPriority w:val="9"/>
    <w:unhideWhenUsed/>
    <w:qFormat/>
    <w:pPr>
      <w:keepNext/>
      <w:keepLines/>
      <w:numPr>
        <w:ilvl w:val="2"/>
        <w:numId w:val="7"/>
      </w:numPr>
      <w:spacing w:before="240"/>
      <w:jc w:val="left"/>
      <w:outlineLvl w:val="2"/>
    </w:pPr>
    <w:rPr>
      <w:b/>
      <w:sz w:val="26"/>
      <w:szCs w:val="26"/>
    </w:rPr>
  </w:style>
  <w:style w:type="paragraph" w:styleId="Heading4">
    <w:name w:val="heading 4"/>
    <w:basedOn w:val="Normal"/>
    <w:next w:val="Normal"/>
    <w:uiPriority w:val="9"/>
    <w:semiHidden/>
    <w:unhideWhenUsed/>
    <w:pPr>
      <w:keepNext/>
      <w:keepLines/>
      <w:numPr>
        <w:ilvl w:val="3"/>
        <w:numId w:val="7"/>
      </w:numPr>
      <w:spacing w:before="40"/>
      <w:jc w:val="left"/>
      <w:outlineLvl w:val="3"/>
    </w:pPr>
    <w:rPr>
      <w:i/>
      <w:smallCaps/>
      <w:sz w:val="26"/>
      <w:szCs w:val="26"/>
    </w:rPr>
  </w:style>
  <w:style w:type="paragraph" w:styleId="Heading5">
    <w:name w:val="heading 5"/>
    <w:basedOn w:val="Normal"/>
    <w:next w:val="Normal"/>
    <w:uiPriority w:val="9"/>
    <w:semiHidden/>
    <w:unhideWhenUsed/>
    <w:qFormat/>
    <w:pPr>
      <w:keepNext/>
      <w:keepLines/>
      <w:numPr>
        <w:ilvl w:val="4"/>
        <w:numId w:val="7"/>
      </w:numPr>
      <w:spacing w:before="40"/>
      <w:outlineLvl w:val="4"/>
    </w:pPr>
    <w:rPr>
      <w:color w:val="2F5496"/>
    </w:rPr>
  </w:style>
  <w:style w:type="paragraph" w:styleId="Heading6">
    <w:name w:val="heading 6"/>
    <w:basedOn w:val="Normal"/>
    <w:next w:val="Normal"/>
    <w:uiPriority w:val="9"/>
    <w:semiHidden/>
    <w:unhideWhenUsed/>
    <w:qFormat/>
    <w:pPr>
      <w:keepNext/>
      <w:keepLines/>
      <w:numPr>
        <w:ilvl w:val="5"/>
        <w:numId w:val="7"/>
      </w:numPr>
      <w:spacing w:before="40"/>
      <w:outlineLvl w:val="5"/>
    </w:pPr>
    <w:rPr>
      <w:color w:val="1F3863"/>
    </w:rPr>
  </w:style>
  <w:style w:type="paragraph" w:styleId="Heading7">
    <w:name w:val="heading 7"/>
    <w:basedOn w:val="Normal"/>
    <w:next w:val="Normal"/>
    <w:link w:val="Heading7Char"/>
    <w:uiPriority w:val="9"/>
    <w:semiHidden/>
    <w:unhideWhenUsed/>
    <w:qFormat/>
    <w:rsid w:val="005F4939"/>
    <w:pPr>
      <w:keepNext/>
      <w:keepLines/>
      <w:numPr>
        <w:ilvl w:val="6"/>
        <w:numId w:val="7"/>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5F4939"/>
    <w:pPr>
      <w:keepNext/>
      <w:keepLines/>
      <w:numPr>
        <w:ilvl w:val="7"/>
        <w:numId w:val="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39"/>
    <w:pPr>
      <w:keepNext/>
      <w:keepLines/>
      <w:numPr>
        <w:ilvl w:val="8"/>
        <w:numId w:val="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00E6105E"/>
    <w:pPr>
      <w:spacing w:before="0" w:after="240" w:line="240" w:lineRule="auto"/>
      <w:ind w:firstLine="0"/>
      <w:jc w:val="left"/>
    </w:pPr>
    <w:rPr>
      <w:b/>
      <w:sz w:val="32"/>
      <w:szCs w:val="32"/>
    </w:rPr>
  </w:style>
  <w:style w:type="paragraph" w:styleId="Caption">
    <w:name w:val="caption"/>
    <w:basedOn w:val="Normal"/>
    <w:next w:val="Normal"/>
    <w:uiPriority w:val="35"/>
    <w:unhideWhenUsed/>
    <w:qFormat/>
    <w:rsid w:val="00A64852"/>
    <w:pPr>
      <w:spacing w:before="0" w:after="200" w:line="240" w:lineRule="auto"/>
    </w:pPr>
    <w:rPr>
      <w:i/>
      <w:iCs/>
      <w:color w:val="1F497D" w:themeColor="text2"/>
      <w:sz w:val="18"/>
      <w:szCs w:val="18"/>
    </w:rPr>
  </w:style>
  <w:style w:type="table" w:styleId="a" w:customStyle="1">
    <w:basedOn w:val="TableNormal"/>
    <w:pPr>
      <w:spacing w:line="240" w:lineRule="auto"/>
    </w:pPr>
    <w:tblPr>
      <w:tblStyleRowBandSize w:val="1"/>
      <w:tblStyleColBandSize w:val="1"/>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pPr>
      <w:spacing w:line="240" w:lineRule="auto"/>
    </w:pPr>
    <w:tblPr>
      <w:tblStyleRowBandSize w:val="1"/>
      <w:tblStyleColBandSize w:val="1"/>
    </w:tblPr>
  </w:style>
  <w:style w:type="table" w:styleId="a4" w:customStyle="1">
    <w:basedOn w:val="TableNormal"/>
    <w:pPr>
      <w:spacing w:line="240" w:lineRule="auto"/>
    </w:pPr>
    <w:tblPr>
      <w:tblStyleRowBandSize w:val="1"/>
      <w:tblStyleColBandSize w:val="1"/>
    </w:tblPr>
  </w:style>
  <w:style w:type="table" w:styleId="a5" w:customStyle="1">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style>
  <w:style w:type="character" w:styleId="CommentTextChar" w:customStyle="1">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247C4"/>
    <w:rPr>
      <w:b/>
      <w:bCs/>
    </w:rPr>
  </w:style>
  <w:style w:type="character" w:styleId="CommentSubjectChar" w:customStyle="1">
    <w:name w:val="Comment Subject Char"/>
    <w:basedOn w:val="CommentTextChar"/>
    <w:link w:val="CommentSubject"/>
    <w:uiPriority w:val="99"/>
    <w:semiHidden/>
    <w:rsid w:val="005247C4"/>
    <w:rPr>
      <w:b/>
      <w:bCs/>
    </w:rPr>
  </w:style>
  <w:style w:type="character" w:styleId="Hyperlink">
    <w:name w:val="Hyperlink"/>
    <w:basedOn w:val="DefaultParagraphFont"/>
    <w:uiPriority w:val="99"/>
    <w:unhideWhenUsed/>
    <w:rsid w:val="004C619F"/>
    <w:rPr>
      <w:color w:val="0000FF" w:themeColor="hyperlink"/>
      <w:u w:val="single"/>
    </w:rPr>
  </w:style>
  <w:style w:type="character" w:styleId="UnresolvedMention">
    <w:name w:val="Unresolved Mention"/>
    <w:basedOn w:val="DefaultParagraphFont"/>
    <w:uiPriority w:val="99"/>
    <w:semiHidden/>
    <w:unhideWhenUsed/>
    <w:rsid w:val="004C619F"/>
    <w:rPr>
      <w:color w:val="605E5C"/>
      <w:shd w:val="clear" w:color="auto" w:fill="E1DFDD"/>
    </w:rPr>
  </w:style>
  <w:style w:type="character" w:styleId="Emphasis">
    <w:name w:val="Emphasis"/>
    <w:basedOn w:val="DefaultParagraphFont"/>
    <w:uiPriority w:val="20"/>
    <w:rsid w:val="00A64852"/>
    <w:rPr>
      <w:i/>
      <w:iCs/>
    </w:rPr>
  </w:style>
  <w:style w:type="paragraph" w:styleId="Header">
    <w:name w:val="header"/>
    <w:basedOn w:val="Normal"/>
    <w:link w:val="HeaderChar"/>
    <w:uiPriority w:val="99"/>
    <w:unhideWhenUsed/>
    <w:rsid w:val="00CB52EA"/>
    <w:pPr>
      <w:tabs>
        <w:tab w:val="center" w:pos="4513"/>
        <w:tab w:val="right" w:pos="9026"/>
      </w:tabs>
      <w:spacing w:before="0" w:line="240" w:lineRule="auto"/>
    </w:pPr>
  </w:style>
  <w:style w:type="character" w:styleId="HeaderChar" w:customStyle="1">
    <w:name w:val="Header Char"/>
    <w:basedOn w:val="DefaultParagraphFont"/>
    <w:link w:val="Header"/>
    <w:uiPriority w:val="99"/>
    <w:rsid w:val="00CB52EA"/>
  </w:style>
  <w:style w:type="paragraph" w:styleId="Footer">
    <w:name w:val="footer"/>
    <w:basedOn w:val="Normal"/>
    <w:link w:val="FooterChar"/>
    <w:uiPriority w:val="99"/>
    <w:unhideWhenUsed/>
    <w:rsid w:val="00CB52EA"/>
    <w:pPr>
      <w:tabs>
        <w:tab w:val="center" w:pos="4513"/>
        <w:tab w:val="right" w:pos="9026"/>
      </w:tabs>
      <w:spacing w:before="0" w:line="240" w:lineRule="auto"/>
    </w:pPr>
  </w:style>
  <w:style w:type="character" w:styleId="FooterChar" w:customStyle="1">
    <w:name w:val="Footer Char"/>
    <w:basedOn w:val="DefaultParagraphFont"/>
    <w:link w:val="Footer"/>
    <w:uiPriority w:val="99"/>
    <w:rsid w:val="00CB52EA"/>
  </w:style>
  <w:style w:type="character" w:styleId="LineNumber">
    <w:name w:val="line number"/>
    <w:basedOn w:val="DefaultParagraphFont"/>
    <w:uiPriority w:val="99"/>
    <w:semiHidden/>
    <w:unhideWhenUsed/>
    <w:rsid w:val="00380FDF"/>
  </w:style>
  <w:style w:type="paragraph" w:styleId="Subtitle">
    <w:name w:val="Subtitle"/>
    <w:basedOn w:val="Normal"/>
    <w:next w:val="Normal"/>
    <w:link w:val="SubtitleChar"/>
    <w:uiPriority w:val="11"/>
    <w:rsid w:val="00A64852"/>
    <w:pPr>
      <w:numPr>
        <w:ilvl w:val="1"/>
      </w:numPr>
      <w:spacing w:after="160"/>
      <w:ind w:firstLine="284"/>
    </w:pPr>
    <w:rPr>
      <w:rFonts w:asciiTheme="minorHAnsi" w:hAnsiTheme="minorHAnsi" w:eastAsiaTheme="minorEastAsia" w:cstheme="minorBidi"/>
      <w:color w:val="5A5A5A" w:themeColor="text1" w:themeTint="A5"/>
      <w:spacing w:val="15"/>
      <w:sz w:val="22"/>
      <w:szCs w:val="22"/>
    </w:rPr>
  </w:style>
  <w:style w:type="character" w:styleId="SubtitleChar" w:customStyle="1">
    <w:name w:val="Subtitle Char"/>
    <w:basedOn w:val="DefaultParagraphFont"/>
    <w:link w:val="Subtitle"/>
    <w:uiPriority w:val="11"/>
    <w:rsid w:val="00A64852"/>
    <w:rPr>
      <w:rFonts w:asciiTheme="minorHAnsi" w:hAnsiTheme="minorHAnsi" w:eastAsiaTheme="minorEastAsia" w:cstheme="minorBidi"/>
      <w:color w:val="5A5A5A" w:themeColor="text1" w:themeTint="A5"/>
      <w:spacing w:val="15"/>
      <w:sz w:val="22"/>
      <w:szCs w:val="22"/>
    </w:rPr>
  </w:style>
  <w:style w:type="paragraph" w:styleId="Tablecaptions" w:customStyle="1">
    <w:name w:val="Table captions"/>
    <w:basedOn w:val="Normal"/>
    <w:qFormat/>
    <w:rsid w:val="009E367A"/>
    <w:pPr>
      <w:pBdr>
        <w:top w:val="nil"/>
        <w:left w:val="nil"/>
        <w:bottom w:val="nil"/>
        <w:right w:val="nil"/>
        <w:between w:val="nil"/>
      </w:pBdr>
      <w:spacing w:before="0" w:after="120" w:line="240" w:lineRule="auto"/>
    </w:pPr>
    <w:rPr>
      <w:color w:val="000000"/>
      <w:sz w:val="16"/>
      <w:szCs w:val="16"/>
    </w:rPr>
  </w:style>
  <w:style w:type="table" w:styleId="TableGrid">
    <w:name w:val="Table Grid"/>
    <w:basedOn w:val="TableNormal"/>
    <w:uiPriority w:val="39"/>
    <w:rsid w:val="00BC0529"/>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iguresCaption" w:customStyle="1">
    <w:name w:val="Figures Caption"/>
    <w:basedOn w:val="Tablecaptions"/>
    <w:qFormat/>
    <w:rsid w:val="009A2643"/>
    <w:pPr>
      <w:spacing w:before="120"/>
    </w:pPr>
  </w:style>
  <w:style w:type="character" w:styleId="Heading7Char" w:customStyle="1">
    <w:name w:val="Heading 7 Char"/>
    <w:basedOn w:val="DefaultParagraphFont"/>
    <w:link w:val="Heading7"/>
    <w:uiPriority w:val="9"/>
    <w:semiHidden/>
    <w:rsid w:val="005F4939"/>
    <w:rPr>
      <w:rFonts w:asciiTheme="majorHAnsi" w:hAnsiTheme="majorHAnsi" w:eastAsiaTheme="majorEastAsia" w:cstheme="majorBidi"/>
      <w:i/>
      <w:iCs/>
      <w:color w:val="243F60" w:themeColor="accent1" w:themeShade="7F"/>
    </w:rPr>
  </w:style>
  <w:style w:type="character" w:styleId="Heading8Char" w:customStyle="1">
    <w:name w:val="Heading 8 Char"/>
    <w:basedOn w:val="DefaultParagraphFont"/>
    <w:link w:val="Heading8"/>
    <w:uiPriority w:val="9"/>
    <w:semiHidden/>
    <w:rsid w:val="005F4939"/>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F4939"/>
    <w:rPr>
      <w:rFonts w:asciiTheme="majorHAnsi" w:hAnsiTheme="majorHAnsi" w:eastAsiaTheme="majorEastAsia"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C27B0"/>
    <w:pPr>
      <w:spacing w:before="0" w:line="240" w:lineRule="auto"/>
    </w:pPr>
  </w:style>
  <w:style w:type="character" w:styleId="FootnoteTextChar" w:customStyle="1">
    <w:name w:val="Footnote Text Char"/>
    <w:basedOn w:val="DefaultParagraphFont"/>
    <w:link w:val="FootnoteText"/>
    <w:uiPriority w:val="99"/>
    <w:semiHidden/>
    <w:rsid w:val="006C27B0"/>
  </w:style>
  <w:style w:type="character" w:styleId="FootnoteReference">
    <w:name w:val="footnote reference"/>
    <w:basedOn w:val="DefaultParagraphFont"/>
    <w:uiPriority w:val="99"/>
    <w:semiHidden/>
    <w:unhideWhenUsed/>
    <w:rsid w:val="006C27B0"/>
    <w:rPr>
      <w:vertAlign w:val="superscript"/>
    </w:rPr>
  </w:style>
  <w:style w:type="paragraph" w:styleId="ListParagraph">
    <w:name w:val="List Paragraph"/>
    <w:basedOn w:val="Normal"/>
    <w:uiPriority w:val="34"/>
    <w:qFormat/>
    <w:rsid w:val="00590B74"/>
    <w:pPr>
      <w:ind w:left="720"/>
      <w:contextualSpacing/>
    </w:pPr>
  </w:style>
  <w:style w:type="character" w:styleId="EndnoteReference">
    <w:name w:val="endnote reference"/>
    <w:basedOn w:val="DefaultParagraphFont"/>
    <w:uiPriority w:val="99"/>
    <w:semiHidden/>
    <w:unhideWhenUsed/>
    <w:rsid w:val="00421273"/>
    <w:rPr>
      <w:vertAlign w:val="superscript"/>
    </w:rPr>
  </w:style>
  <w:style w:type="paragraph" w:styleId="BalloonText">
    <w:name w:val="Balloon Text"/>
    <w:basedOn w:val="Normal"/>
    <w:link w:val="BalloonTextChar"/>
    <w:uiPriority w:val="99"/>
    <w:semiHidden/>
    <w:unhideWhenUsed/>
    <w:rsid w:val="00F257E7"/>
    <w:pPr>
      <w:spacing w:before="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257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3496">
      <w:bodyDiv w:val="1"/>
      <w:marLeft w:val="0"/>
      <w:marRight w:val="0"/>
      <w:marTop w:val="0"/>
      <w:marBottom w:val="0"/>
      <w:divBdr>
        <w:top w:val="none" w:sz="0" w:space="0" w:color="auto"/>
        <w:left w:val="none" w:sz="0" w:space="0" w:color="auto"/>
        <w:bottom w:val="none" w:sz="0" w:space="0" w:color="auto"/>
        <w:right w:val="none" w:sz="0" w:space="0" w:color="auto"/>
      </w:divBdr>
    </w:div>
    <w:div w:id="873663168">
      <w:bodyDiv w:val="1"/>
      <w:marLeft w:val="0"/>
      <w:marRight w:val="0"/>
      <w:marTop w:val="0"/>
      <w:marBottom w:val="0"/>
      <w:divBdr>
        <w:top w:val="none" w:sz="0" w:space="0" w:color="auto"/>
        <w:left w:val="none" w:sz="0" w:space="0" w:color="auto"/>
        <w:bottom w:val="none" w:sz="0" w:space="0" w:color="auto"/>
        <w:right w:val="none" w:sz="0" w:space="0" w:color="auto"/>
      </w:divBdr>
    </w:div>
    <w:div w:id="1388800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mailto:fatima.pillosu@ecmwf.int" TargetMode="External" Id="rId8" /><Relationship Type="http://schemas.openxmlformats.org/officeDocument/2006/relationships/hyperlink" Target="https://www.mdpi.com/2072-4292/13/14/2764" TargetMode="External" Id="rId13" /><Relationship Type="http://schemas.openxmlformats.org/officeDocument/2006/relationships/image" Target="media/image1.jpg" Id="rId18" /><Relationship Type="http://schemas.openxmlformats.org/officeDocument/2006/relationships/image" Target="media/image8.tiff" Id="rId26" /><Relationship Type="http://schemas.openxmlformats.org/officeDocument/2006/relationships/styles" Target="styles.xml" Id="rId3" /><Relationship Type="http://schemas.openxmlformats.org/officeDocument/2006/relationships/image" Target="media/image3.tiff" Id="rId21"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header" Target="header1.xml" Id="rId17" /><Relationship Type="http://schemas.openxmlformats.org/officeDocument/2006/relationships/image" Target="media/image7.tiff" Id="rId25" /><Relationship Type="http://schemas.openxmlformats.org/officeDocument/2006/relationships/numbering" Target="numbering.xml" Id="rId2" /><Relationship Type="http://schemas.openxmlformats.org/officeDocument/2006/relationships/hyperlink" Target="https://www.mdpi.com/2072-4292/13/14/2764" TargetMode="External" Id="rId16" /><Relationship Type="http://schemas.openxmlformats.org/officeDocument/2006/relationships/image" Target="media/image2.jp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image" Target="media/image6.tiff" Id="rId24" /><Relationship Type="http://schemas.openxmlformats.org/officeDocument/2006/relationships/webSettings" Target="webSettings.xml" Id="rId5" /><Relationship Type="http://schemas.openxmlformats.org/officeDocument/2006/relationships/hyperlink" Target="https://www.mdpi.com/2072-4292/13/14/2764" TargetMode="External" Id="rId15" /><Relationship Type="http://schemas.openxmlformats.org/officeDocument/2006/relationships/image" Target="media/image5.tiff" Id="rId23" /><Relationship Type="http://schemas.microsoft.com/office/2011/relationships/people" Target="people.xml" Id="rId28" /><Relationship Type="http://schemas.microsoft.com/office/2011/relationships/commentsExtended" Target="commentsExtended.xml" Id="rId10"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hyperlink" Target="https://www.mdpi.com/2072-4292/13/14/2764" TargetMode="External" Id="rId14" /><Relationship Type="http://schemas.openxmlformats.org/officeDocument/2006/relationships/image" Target="media/image4.tiff" Id="rId22" /><Relationship Type="http://schemas.openxmlformats.org/officeDocument/2006/relationships/fontTable" Target="fontTable.xml" Id="rId27" /><Relationship Type="http://schemas.openxmlformats.org/officeDocument/2006/relationships/hyperlink" Target="https://es.wikipedia.org/wiki/Provincias_de_Ecuador" TargetMode="External" Id="Rc174ff924fc04acc" /></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about-our-forecasts/evolution-ifs/cycles/summary-cycle-46r1" TargetMode="External"/><Relationship Id="rId2" Type="http://schemas.openxmlformats.org/officeDocument/2006/relationships/hyperlink" Target="https://reliefweb.int/disasters" TargetMode="External"/><Relationship Id="rId1" Type="http://schemas.openxmlformats.org/officeDocument/2006/relationships/hyperlink" Target="https://floodlist.com/" TargetMode="External"/><Relationship Id="rId4" Type="http://schemas.openxmlformats.org/officeDocument/2006/relationships/hyperlink" Target="https://www.ecmwf.int/en/forecasts/about-our-forecasts/evolution-ifs/cycles/summary-cycle-47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2A73A-D244-4D4F-8D92-733C05CD42E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Guest User</lastModifiedBy>
  <revision>3088</revision>
  <lastPrinted>2022-04-20T13:48:00.0000000Z</lastPrinted>
  <dcterms:created xsi:type="dcterms:W3CDTF">2022-03-21T10:41:00.0000000Z</dcterms:created>
  <dcterms:modified xsi:type="dcterms:W3CDTF">2022-04-22T01:27:52.6862422Z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http://www.zotero.org/styles/weather-and-forecasting</vt:lpwstr>
  </property>
  <property fmtid="{D5CDD505-2E9C-101B-9397-08002B2CF9AE}" pid="21" name="Mendeley Recent Style Name 9_1">
    <vt:lpwstr>Weather and Forecasting</vt:lpwstr>
  </property>
  <property fmtid="{D5CDD505-2E9C-101B-9397-08002B2CF9AE}" pid="22" name="Mendeley Document_1">
    <vt:lpwstr>True</vt:lpwstr>
  </property>
  <property fmtid="{D5CDD505-2E9C-101B-9397-08002B2CF9AE}" pid="23" name="Mendeley Unique User Id_1">
    <vt:lpwstr>3ff76eb3-fc30-3a93-8192-c12f8f6a468a</vt:lpwstr>
  </property>
  <property fmtid="{D5CDD505-2E9C-101B-9397-08002B2CF9AE}" pid="24" name="Mendeley Citation Style_1">
    <vt:lpwstr>http://www.zotero.org/styles/weather-and-forecasting</vt:lpwstr>
  </property>
</Properties>
</file>